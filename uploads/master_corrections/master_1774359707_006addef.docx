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2738" w:rsidRDefault="00932738">
      <w:pPr>
        <w:rPr>
          <w:lang w:val="en-GB"/>
        </w:rPr>
      </w:pPr>
      <w:r>
        <w:rPr>
          <w:lang w:val="en-GB"/>
        </w:rPr>
        <w:t>This course , an</w:t>
      </w:r>
      <w:r w:rsidRPr="00932738">
        <w:rPr>
          <w:lang w:val="en-GB"/>
        </w:rPr>
        <w:t>d</w:t>
      </w:r>
      <w:r>
        <w:rPr>
          <w:lang w:val="en-GB"/>
        </w:rPr>
        <w:t xml:space="preserve"> any one wshing for simple </w:t>
      </w:r>
      <w:r w:rsidRPr="00932738">
        <w:rPr>
          <w:lang w:val="en-GB"/>
        </w:rPr>
        <w:t>d</w:t>
      </w:r>
      <w:r>
        <w:rPr>
          <w:lang w:val="en-GB"/>
        </w:rPr>
        <w:t>irect of the merise metho</w:t>
      </w:r>
      <w:r w:rsidRPr="00932738">
        <w:rPr>
          <w:lang w:val="en-GB"/>
        </w:rPr>
        <w:t>d</w:t>
      </w:r>
      <w:r>
        <w:rPr>
          <w:lang w:val="en-GB"/>
        </w:rPr>
        <w:t>. It lays the foun</w:t>
      </w:r>
      <w:r w:rsidRPr="00932738">
        <w:rPr>
          <w:lang w:val="en-GB"/>
        </w:rPr>
        <w:t>d</w:t>
      </w:r>
      <w:r>
        <w:rPr>
          <w:lang w:val="en-GB"/>
        </w:rPr>
        <w:t>ation for getting to a</w:t>
      </w:r>
      <w:r w:rsidRPr="00932738">
        <w:rPr>
          <w:lang w:val="en-GB"/>
        </w:rPr>
        <w:t>d</w:t>
      </w:r>
      <w:r>
        <w:rPr>
          <w:lang w:val="en-GB"/>
        </w:rPr>
        <w:t>apt with the merise metho</w:t>
      </w:r>
      <w:r w:rsidRPr="00932738">
        <w:rPr>
          <w:lang w:val="en-GB"/>
        </w:rPr>
        <w:t>d</w:t>
      </w:r>
      <w:r>
        <w:rPr>
          <w:lang w:val="en-GB"/>
        </w:rPr>
        <w:t xml:space="preserve"> by using simple mo</w:t>
      </w:r>
      <w:r w:rsidRPr="00932738">
        <w:rPr>
          <w:lang w:val="en-GB"/>
        </w:rPr>
        <w:t>d</w:t>
      </w:r>
      <w:r>
        <w:rPr>
          <w:lang w:val="en-GB"/>
        </w:rPr>
        <w:t xml:space="preserve">els of </w:t>
      </w:r>
      <w:r w:rsidRPr="00932738">
        <w:rPr>
          <w:lang w:val="en-GB"/>
        </w:rPr>
        <w:t>d</w:t>
      </w:r>
      <w:r>
        <w:rPr>
          <w:lang w:val="en-GB"/>
        </w:rPr>
        <w:t>ifferent management cases an</w:t>
      </w:r>
      <w:r w:rsidRPr="00932738">
        <w:rPr>
          <w:lang w:val="en-GB"/>
        </w:rPr>
        <w:t>d</w:t>
      </w:r>
      <w:r>
        <w:rPr>
          <w:lang w:val="en-GB"/>
        </w:rPr>
        <w:t xml:space="preserve"> numerous propose exercises inclu</w:t>
      </w:r>
      <w:r w:rsidRPr="00932738">
        <w:rPr>
          <w:lang w:val="en-GB"/>
        </w:rPr>
        <w:t>d</w:t>
      </w:r>
      <w:r>
        <w:rPr>
          <w:lang w:val="en-GB"/>
        </w:rPr>
        <w:t xml:space="preserve">ing a </w:t>
      </w:r>
      <w:r w:rsidRPr="00932738">
        <w:rPr>
          <w:lang w:val="en-GB"/>
        </w:rPr>
        <w:t>d</w:t>
      </w:r>
      <w:r>
        <w:rPr>
          <w:lang w:val="en-GB"/>
        </w:rPr>
        <w:t>etaile</w:t>
      </w:r>
      <w:r w:rsidRPr="00932738">
        <w:rPr>
          <w:lang w:val="en-GB"/>
        </w:rPr>
        <w:t>d</w:t>
      </w:r>
      <w:r>
        <w:rPr>
          <w:lang w:val="en-GB"/>
        </w:rPr>
        <w:t xml:space="preserve"> an</w:t>
      </w:r>
      <w:r w:rsidRPr="00932738">
        <w:rPr>
          <w:lang w:val="en-GB"/>
        </w:rPr>
        <w:t>d</w:t>
      </w:r>
      <w:r>
        <w:rPr>
          <w:lang w:val="en-GB"/>
        </w:rPr>
        <w:t xml:space="preserve"> gui</w:t>
      </w:r>
      <w:r w:rsidRPr="00932738">
        <w:rPr>
          <w:lang w:val="en-GB"/>
        </w:rPr>
        <w:t>d</w:t>
      </w:r>
      <w:r>
        <w:rPr>
          <w:lang w:val="en-GB"/>
        </w:rPr>
        <w:t>e</w:t>
      </w:r>
      <w:r w:rsidRPr="00932738">
        <w:rPr>
          <w:lang w:val="en-GB"/>
        </w:rPr>
        <w:t>d</w:t>
      </w:r>
      <w:r>
        <w:rPr>
          <w:lang w:val="en-GB"/>
        </w:rPr>
        <w:t xml:space="preserve"> case stu</w:t>
      </w:r>
      <w:r w:rsidRPr="00932738">
        <w:rPr>
          <w:lang w:val="en-GB"/>
        </w:rPr>
        <w:t>d</w:t>
      </w:r>
      <w:r>
        <w:rPr>
          <w:lang w:val="en-GB"/>
        </w:rPr>
        <w:t>y to assimilate this . It  will also allow a stu</w:t>
      </w:r>
      <w:r w:rsidRPr="00932738">
        <w:rPr>
          <w:lang w:val="en-GB"/>
        </w:rPr>
        <w:t>d</w:t>
      </w:r>
      <w:r>
        <w:rPr>
          <w:lang w:val="en-GB"/>
        </w:rPr>
        <w:t>ent to become familiar with the concept of information system.</w:t>
      </w:r>
    </w:p>
    <w:p w:rsidR="00932738" w:rsidRDefault="00932738" w:rsidP="00932738">
      <w:pPr>
        <w:jc w:val="center"/>
        <w:rPr>
          <w:lang w:val="en-GB"/>
        </w:rPr>
      </w:pPr>
      <w:r>
        <w:rPr>
          <w:lang w:val="en-GB"/>
        </w:rPr>
        <w:t>Therefore, at the en</w:t>
      </w:r>
      <w:r w:rsidRPr="00932738">
        <w:rPr>
          <w:lang w:val="en-GB"/>
        </w:rPr>
        <w:t>d</w:t>
      </w:r>
      <w:r>
        <w:rPr>
          <w:lang w:val="en-GB"/>
        </w:rPr>
        <w:t xml:space="preserve"> of this course the stu</w:t>
      </w:r>
      <w:r w:rsidRPr="00932738">
        <w:rPr>
          <w:lang w:val="en-GB"/>
        </w:rPr>
        <w:t>d</w:t>
      </w:r>
      <w:r>
        <w:rPr>
          <w:lang w:val="en-GB"/>
        </w:rPr>
        <w:t>ent shoul</w:t>
      </w:r>
      <w:r w:rsidRPr="00932738">
        <w:rPr>
          <w:lang w:val="en-GB"/>
        </w:rPr>
        <w:t>d</w:t>
      </w:r>
      <w:r>
        <w:rPr>
          <w:lang w:val="en-GB"/>
        </w:rPr>
        <w:t xml:space="preserve"> be able to:</w:t>
      </w:r>
    </w:p>
    <w:p w:rsidR="00932738" w:rsidRDefault="00932738" w:rsidP="00932738">
      <w:pPr>
        <w:pStyle w:val="ListParagraph"/>
        <w:numPr>
          <w:ilvl w:val="0"/>
          <w:numId w:val="1"/>
        </w:numPr>
        <w:rPr>
          <w:lang w:val="en-GB"/>
        </w:rPr>
      </w:pPr>
      <w:r>
        <w:rPr>
          <w:lang w:val="en-GB"/>
        </w:rPr>
        <w:t>Un</w:t>
      </w:r>
      <w:r w:rsidRPr="00932738">
        <w:rPr>
          <w:lang w:val="en-GB"/>
        </w:rPr>
        <w:t>d</w:t>
      </w:r>
      <w:r>
        <w:rPr>
          <w:lang w:val="en-GB"/>
        </w:rPr>
        <w:t>erstan</w:t>
      </w:r>
      <w:r w:rsidRPr="00932738">
        <w:rPr>
          <w:lang w:val="en-GB"/>
        </w:rPr>
        <w:t>d</w:t>
      </w:r>
      <w:r>
        <w:rPr>
          <w:lang w:val="en-GB"/>
        </w:rPr>
        <w:t xml:space="preserve"> an</w:t>
      </w:r>
      <w:r w:rsidRPr="00932738">
        <w:rPr>
          <w:lang w:val="en-GB"/>
        </w:rPr>
        <w:t>d</w:t>
      </w:r>
      <w:r>
        <w:rPr>
          <w:lang w:val="en-GB"/>
        </w:rPr>
        <w:t xml:space="preserve"> master the </w:t>
      </w:r>
      <w:r w:rsidRPr="00932738">
        <w:rPr>
          <w:lang w:val="en-GB"/>
        </w:rPr>
        <w:t>d</w:t>
      </w:r>
      <w:r>
        <w:rPr>
          <w:lang w:val="en-GB"/>
        </w:rPr>
        <w:t>ifferent concept linke</w:t>
      </w:r>
      <w:r w:rsidRPr="00932738">
        <w:rPr>
          <w:lang w:val="en-GB"/>
        </w:rPr>
        <w:t>d</w:t>
      </w:r>
      <w:r>
        <w:rPr>
          <w:lang w:val="en-GB"/>
        </w:rPr>
        <w:t xml:space="preserve"> to the concept of IS.</w:t>
      </w:r>
    </w:p>
    <w:p w:rsidR="00932738" w:rsidRDefault="00932738" w:rsidP="00932738">
      <w:pPr>
        <w:pStyle w:val="ListParagraph"/>
        <w:numPr>
          <w:ilvl w:val="0"/>
          <w:numId w:val="1"/>
        </w:numPr>
        <w:rPr>
          <w:lang w:val="en-GB"/>
        </w:rPr>
      </w:pPr>
      <w:r>
        <w:rPr>
          <w:lang w:val="en-GB"/>
        </w:rPr>
        <w:t xml:space="preserve">Create the </w:t>
      </w:r>
      <w:r w:rsidRPr="00932738">
        <w:rPr>
          <w:lang w:val="en-GB"/>
        </w:rPr>
        <w:t>d</w:t>
      </w:r>
      <w:r>
        <w:rPr>
          <w:lang w:val="en-GB"/>
        </w:rPr>
        <w:t>ifferent mo</w:t>
      </w:r>
      <w:r w:rsidRPr="00932738">
        <w:rPr>
          <w:lang w:val="en-GB"/>
        </w:rPr>
        <w:t>d</w:t>
      </w:r>
      <w:r>
        <w:rPr>
          <w:lang w:val="en-GB"/>
        </w:rPr>
        <w:t>els (conceptual mo</w:t>
      </w:r>
      <w:r w:rsidRPr="00932738">
        <w:rPr>
          <w:lang w:val="en-GB"/>
        </w:rPr>
        <w:t>d</w:t>
      </w:r>
      <w:r>
        <w:rPr>
          <w:lang w:val="en-GB"/>
        </w:rPr>
        <w:t>els, physical mo</w:t>
      </w:r>
      <w:r w:rsidRPr="00932738">
        <w:rPr>
          <w:lang w:val="en-GB"/>
        </w:rPr>
        <w:t>d</w:t>
      </w:r>
      <w:r>
        <w:rPr>
          <w:lang w:val="en-GB"/>
        </w:rPr>
        <w:t>els, logical mo</w:t>
      </w:r>
      <w:r w:rsidRPr="00932738">
        <w:rPr>
          <w:lang w:val="en-GB"/>
        </w:rPr>
        <w:t>d</w:t>
      </w:r>
      <w:r>
        <w:rPr>
          <w:lang w:val="en-GB"/>
        </w:rPr>
        <w:t>els) but also the mo</w:t>
      </w:r>
      <w:r w:rsidRPr="00932738">
        <w:rPr>
          <w:lang w:val="en-GB"/>
        </w:rPr>
        <w:t>d</w:t>
      </w:r>
      <w:r>
        <w:rPr>
          <w:lang w:val="en-GB"/>
        </w:rPr>
        <w:t>els specific to the treatment (conceptual mo</w:t>
      </w:r>
      <w:r w:rsidRPr="00932738">
        <w:rPr>
          <w:lang w:val="en-GB"/>
        </w:rPr>
        <w:t>d</w:t>
      </w:r>
      <w:r>
        <w:rPr>
          <w:lang w:val="en-GB"/>
        </w:rPr>
        <w:t>el of the treatment, organizational mo</w:t>
      </w:r>
      <w:r w:rsidRPr="00932738">
        <w:rPr>
          <w:lang w:val="en-GB"/>
        </w:rPr>
        <w:t>d</w:t>
      </w:r>
      <w:r>
        <w:rPr>
          <w:lang w:val="en-GB"/>
        </w:rPr>
        <w:t>el of the treatment etc); mo</w:t>
      </w:r>
      <w:r w:rsidRPr="00932738">
        <w:rPr>
          <w:lang w:val="en-GB"/>
        </w:rPr>
        <w:t>d</w:t>
      </w:r>
      <w:r>
        <w:rPr>
          <w:lang w:val="en-GB"/>
        </w:rPr>
        <w:t>el with the merise/2 extension. While maintaining the concrete si</w:t>
      </w:r>
      <w:r w:rsidRPr="00932738">
        <w:rPr>
          <w:lang w:val="en-GB"/>
        </w:rPr>
        <w:t>d</w:t>
      </w:r>
      <w:r>
        <w:rPr>
          <w:lang w:val="en-GB"/>
        </w:rPr>
        <w:t>e of the merise metho</w:t>
      </w:r>
      <w:r w:rsidRPr="00932738">
        <w:rPr>
          <w:lang w:val="en-GB"/>
        </w:rPr>
        <w:t>d</w:t>
      </w:r>
      <w:r>
        <w:rPr>
          <w:lang w:val="en-GB"/>
        </w:rPr>
        <w:t xml:space="preserve"> inor</w:t>
      </w:r>
      <w:r w:rsidRPr="00932738">
        <w:rPr>
          <w:lang w:val="en-GB"/>
        </w:rPr>
        <w:t>d</w:t>
      </w:r>
      <w:r>
        <w:rPr>
          <w:lang w:val="en-GB"/>
        </w:rPr>
        <w:t>er to allow the stu</w:t>
      </w:r>
      <w:r w:rsidRPr="00932738">
        <w:rPr>
          <w:lang w:val="en-GB"/>
        </w:rPr>
        <w:t>d</w:t>
      </w:r>
      <w:r>
        <w:rPr>
          <w:lang w:val="en-GB"/>
        </w:rPr>
        <w:t>ents imme</w:t>
      </w:r>
      <w:r w:rsidRPr="00932738">
        <w:rPr>
          <w:lang w:val="en-GB"/>
        </w:rPr>
        <w:t>d</w:t>
      </w:r>
      <w:r>
        <w:rPr>
          <w:lang w:val="en-GB"/>
        </w:rPr>
        <w:t>iate  immersion</w:t>
      </w:r>
    </w:p>
    <w:p w:rsidR="00932738" w:rsidRDefault="00932738" w:rsidP="00932738">
      <w:pPr>
        <w:pStyle w:val="ListParagraph"/>
        <w:numPr>
          <w:ilvl w:val="0"/>
          <w:numId w:val="1"/>
        </w:numPr>
        <w:rPr>
          <w:lang w:val="en-GB"/>
        </w:rPr>
      </w:pPr>
      <w:r>
        <w:rPr>
          <w:lang w:val="en-GB"/>
        </w:rPr>
        <w:t>I</w:t>
      </w:r>
      <w:r w:rsidRPr="00932738">
        <w:rPr>
          <w:lang w:val="en-GB"/>
        </w:rPr>
        <w:t>d</w:t>
      </w:r>
      <w:r>
        <w:rPr>
          <w:lang w:val="en-GB"/>
        </w:rPr>
        <w:t>entify the actors an</w:t>
      </w:r>
      <w:r w:rsidRPr="00932738">
        <w:rPr>
          <w:lang w:val="en-GB"/>
        </w:rPr>
        <w:t>d</w:t>
      </w:r>
      <w:r>
        <w:rPr>
          <w:lang w:val="en-GB"/>
        </w:rPr>
        <w:t xml:space="preserve"> their tasks in a given context i.e. know an</w:t>
      </w:r>
      <w:r w:rsidRPr="00932738">
        <w:rPr>
          <w:lang w:val="en-GB"/>
        </w:rPr>
        <w:t>d</w:t>
      </w:r>
      <w:r>
        <w:rPr>
          <w:lang w:val="en-GB"/>
        </w:rPr>
        <w:t xml:space="preserve"> manipulate software packages, enabling the construction an</w:t>
      </w:r>
      <w:r w:rsidRPr="00932738">
        <w:rPr>
          <w:lang w:val="en-GB"/>
        </w:rPr>
        <w:t>d</w:t>
      </w:r>
      <w:r>
        <w:rPr>
          <w:lang w:val="en-GB"/>
        </w:rPr>
        <w:t xml:space="preserve"> management of information helping to mo</w:t>
      </w:r>
      <w:r w:rsidRPr="00932738">
        <w:rPr>
          <w:lang w:val="en-GB"/>
        </w:rPr>
        <w:t>d</w:t>
      </w:r>
      <w:r>
        <w:rPr>
          <w:lang w:val="en-GB"/>
        </w:rPr>
        <w:t>el an IT project</w:t>
      </w:r>
    </w:p>
    <w:p w:rsidR="00932738" w:rsidRDefault="00932738" w:rsidP="00932738">
      <w:pPr>
        <w:pStyle w:val="Heading2"/>
        <w:rPr>
          <w:lang w:val="en-GB"/>
        </w:rPr>
      </w:pPr>
      <w:r>
        <w:rPr>
          <w:lang w:val="en-GB"/>
        </w:rPr>
        <w:t>Plan of the course</w:t>
      </w:r>
    </w:p>
    <w:p w:rsidR="00932738" w:rsidRDefault="00932738" w:rsidP="00932738">
      <w:pPr>
        <w:pStyle w:val="ListParagraph"/>
        <w:numPr>
          <w:ilvl w:val="0"/>
          <w:numId w:val="2"/>
        </w:numPr>
        <w:rPr>
          <w:lang w:val="en-GB"/>
        </w:rPr>
      </w:pPr>
      <w:r>
        <w:rPr>
          <w:lang w:val="en-GB"/>
        </w:rPr>
        <w:t>CH1: the IS</w:t>
      </w:r>
      <w:r w:rsidR="005A5D91">
        <w:rPr>
          <w:lang w:val="en-GB"/>
        </w:rPr>
        <w:t xml:space="preserve"> (information system)</w:t>
      </w:r>
      <w:r>
        <w:rPr>
          <w:lang w:val="en-GB"/>
        </w:rPr>
        <w:t xml:space="preserve"> within an organization</w:t>
      </w:r>
    </w:p>
    <w:p w:rsidR="005A5D91" w:rsidRDefault="005A5D91" w:rsidP="005A5D91">
      <w:pPr>
        <w:pStyle w:val="ListParagraph"/>
        <w:numPr>
          <w:ilvl w:val="1"/>
          <w:numId w:val="2"/>
        </w:numPr>
        <w:rPr>
          <w:lang w:val="en-GB"/>
        </w:rPr>
      </w:pPr>
      <w:r>
        <w:rPr>
          <w:lang w:val="en-GB"/>
        </w:rPr>
        <w:t>Intro</w:t>
      </w:r>
      <w:r w:rsidRPr="005A5D91">
        <w:rPr>
          <w:lang w:val="en-GB"/>
        </w:rPr>
        <w:t>d</w:t>
      </w:r>
      <w:r>
        <w:rPr>
          <w:lang w:val="en-GB"/>
        </w:rPr>
        <w:t>uction</w:t>
      </w:r>
    </w:p>
    <w:p w:rsidR="005A5D91" w:rsidRDefault="005A5D91" w:rsidP="005A5D91">
      <w:pPr>
        <w:pStyle w:val="ListParagraph"/>
        <w:numPr>
          <w:ilvl w:val="1"/>
          <w:numId w:val="2"/>
        </w:numPr>
        <w:rPr>
          <w:lang w:val="en-GB"/>
        </w:rPr>
      </w:pPr>
      <w:r>
        <w:rPr>
          <w:lang w:val="en-GB"/>
        </w:rPr>
        <w:t xml:space="preserve">The IS: </w:t>
      </w:r>
      <w:r w:rsidRPr="005A5D91">
        <w:rPr>
          <w:lang w:val="en-GB"/>
        </w:rPr>
        <w:t>d</w:t>
      </w:r>
      <w:r>
        <w:rPr>
          <w:lang w:val="en-GB"/>
        </w:rPr>
        <w:t xml:space="preserve">efinition of concepts </w:t>
      </w:r>
    </w:p>
    <w:p w:rsidR="005A5D91" w:rsidRDefault="005A5D91" w:rsidP="005A5D91">
      <w:pPr>
        <w:pStyle w:val="ListParagraph"/>
        <w:numPr>
          <w:ilvl w:val="1"/>
          <w:numId w:val="2"/>
        </w:numPr>
        <w:rPr>
          <w:lang w:val="en-GB"/>
        </w:rPr>
      </w:pPr>
      <w:r>
        <w:rPr>
          <w:lang w:val="en-GB"/>
        </w:rPr>
        <w:t>The main function of an IS</w:t>
      </w:r>
    </w:p>
    <w:p w:rsidR="005A5D91" w:rsidRDefault="005A5D91" w:rsidP="005A5D91">
      <w:pPr>
        <w:pStyle w:val="ListParagraph"/>
        <w:numPr>
          <w:ilvl w:val="1"/>
          <w:numId w:val="2"/>
        </w:numPr>
        <w:rPr>
          <w:lang w:val="en-GB"/>
        </w:rPr>
      </w:pPr>
      <w:r>
        <w:rPr>
          <w:lang w:val="en-GB"/>
        </w:rPr>
        <w:t>Systematic analysis of the IS within a company</w:t>
      </w:r>
    </w:p>
    <w:p w:rsidR="005A5D91" w:rsidRDefault="005A5D91" w:rsidP="005A5D91">
      <w:pPr>
        <w:pStyle w:val="ListParagraph"/>
        <w:numPr>
          <w:ilvl w:val="1"/>
          <w:numId w:val="2"/>
        </w:numPr>
        <w:rPr>
          <w:lang w:val="en-GB"/>
        </w:rPr>
      </w:pPr>
      <w:r>
        <w:rPr>
          <w:lang w:val="en-GB"/>
        </w:rPr>
        <w:t>The role of IS in a company</w:t>
      </w:r>
    </w:p>
    <w:p w:rsidR="005A5D91" w:rsidRDefault="005A5D91" w:rsidP="005A5D91">
      <w:pPr>
        <w:pStyle w:val="ListParagraph"/>
        <w:numPr>
          <w:ilvl w:val="1"/>
          <w:numId w:val="2"/>
        </w:numPr>
        <w:rPr>
          <w:lang w:val="en-GB"/>
        </w:rPr>
      </w:pPr>
      <w:r>
        <w:rPr>
          <w:lang w:val="en-GB"/>
        </w:rPr>
        <w:t>IS resources</w:t>
      </w:r>
    </w:p>
    <w:p w:rsidR="005A5D91" w:rsidRDefault="005A5D91" w:rsidP="005A5D91">
      <w:pPr>
        <w:pStyle w:val="ListParagraph"/>
        <w:numPr>
          <w:ilvl w:val="1"/>
          <w:numId w:val="2"/>
        </w:numPr>
        <w:rPr>
          <w:lang w:val="en-GB"/>
        </w:rPr>
      </w:pPr>
      <w:r>
        <w:rPr>
          <w:lang w:val="en-GB"/>
        </w:rPr>
        <w:t xml:space="preserve">IS typology </w:t>
      </w:r>
    </w:p>
    <w:p w:rsidR="005A5D91" w:rsidRDefault="005A5D91" w:rsidP="005A5D91">
      <w:pPr>
        <w:pStyle w:val="ListParagraph"/>
        <w:numPr>
          <w:ilvl w:val="1"/>
          <w:numId w:val="2"/>
        </w:numPr>
        <w:rPr>
          <w:lang w:val="en-GB"/>
        </w:rPr>
      </w:pPr>
      <w:r w:rsidRPr="005A5D91">
        <w:rPr>
          <w:lang w:val="en-GB"/>
        </w:rPr>
        <w:t>D</w:t>
      </w:r>
      <w:r>
        <w:rPr>
          <w:lang w:val="en-GB"/>
        </w:rPr>
        <w:t>esign of an IS</w:t>
      </w:r>
    </w:p>
    <w:p w:rsidR="005A5D91" w:rsidRDefault="005A5D91" w:rsidP="005A5D91">
      <w:pPr>
        <w:pStyle w:val="ListParagraph"/>
        <w:numPr>
          <w:ilvl w:val="1"/>
          <w:numId w:val="2"/>
        </w:numPr>
        <w:rPr>
          <w:lang w:val="en-GB"/>
        </w:rPr>
      </w:pPr>
      <w:r>
        <w:rPr>
          <w:lang w:val="en-GB"/>
        </w:rPr>
        <w:t>The structures an</w:t>
      </w:r>
      <w:r w:rsidRPr="005A5D91">
        <w:rPr>
          <w:lang w:val="en-GB"/>
        </w:rPr>
        <w:t>d</w:t>
      </w:r>
      <w:r>
        <w:rPr>
          <w:lang w:val="en-GB"/>
        </w:rPr>
        <w:t xml:space="preserve"> actors of the information system function</w:t>
      </w:r>
    </w:p>
    <w:p w:rsidR="005A5D91" w:rsidRDefault="005A5D91" w:rsidP="005A5D91">
      <w:pPr>
        <w:pStyle w:val="ListParagraph"/>
        <w:numPr>
          <w:ilvl w:val="1"/>
          <w:numId w:val="2"/>
        </w:numPr>
        <w:rPr>
          <w:lang w:val="en-GB"/>
        </w:rPr>
      </w:pPr>
      <w:r>
        <w:rPr>
          <w:lang w:val="en-GB"/>
        </w:rPr>
        <w:t>Conclusion</w:t>
      </w:r>
    </w:p>
    <w:p w:rsidR="005A5D91" w:rsidRDefault="005A5D91" w:rsidP="005A5D91">
      <w:pPr>
        <w:pStyle w:val="ListParagraph"/>
        <w:numPr>
          <w:ilvl w:val="0"/>
          <w:numId w:val="2"/>
        </w:numPr>
        <w:rPr>
          <w:lang w:val="en-GB"/>
        </w:rPr>
      </w:pPr>
      <w:r>
        <w:rPr>
          <w:lang w:val="en-GB"/>
        </w:rPr>
        <w:t>CH2: The metho</w:t>
      </w:r>
      <w:r w:rsidRPr="005A5D91">
        <w:rPr>
          <w:lang w:val="en-GB"/>
        </w:rPr>
        <w:t>d</w:t>
      </w:r>
      <w:r>
        <w:rPr>
          <w:lang w:val="en-GB"/>
        </w:rPr>
        <w:t xml:space="preserve">ology of analysis of </w:t>
      </w:r>
      <w:r w:rsidRPr="005A5D91">
        <w:rPr>
          <w:lang w:val="en-GB"/>
        </w:rPr>
        <w:t>d</w:t>
      </w:r>
      <w:r>
        <w:rPr>
          <w:lang w:val="en-GB"/>
        </w:rPr>
        <w:t>esign of IS: merise</w:t>
      </w:r>
    </w:p>
    <w:p w:rsidR="005A5D91" w:rsidRDefault="005A5D91" w:rsidP="005A5D91">
      <w:pPr>
        <w:pStyle w:val="ListParagraph"/>
        <w:numPr>
          <w:ilvl w:val="1"/>
          <w:numId w:val="2"/>
        </w:numPr>
        <w:rPr>
          <w:lang w:val="en-GB"/>
        </w:rPr>
      </w:pPr>
      <w:r>
        <w:rPr>
          <w:lang w:val="en-GB"/>
        </w:rPr>
        <w:t>Intro</w:t>
      </w:r>
      <w:r w:rsidRPr="005A5D91">
        <w:rPr>
          <w:lang w:val="en-GB"/>
        </w:rPr>
        <w:t>d</w:t>
      </w:r>
      <w:r>
        <w:rPr>
          <w:lang w:val="en-GB"/>
        </w:rPr>
        <w:t>uction</w:t>
      </w:r>
    </w:p>
    <w:p w:rsidR="005A5D91" w:rsidRDefault="005A5D91" w:rsidP="005A5D91">
      <w:pPr>
        <w:pStyle w:val="ListParagraph"/>
        <w:numPr>
          <w:ilvl w:val="1"/>
          <w:numId w:val="2"/>
        </w:numPr>
        <w:rPr>
          <w:lang w:val="en-GB"/>
        </w:rPr>
      </w:pPr>
      <w:r>
        <w:rPr>
          <w:lang w:val="en-GB"/>
        </w:rPr>
        <w:t>General presentation of the merise metho</w:t>
      </w:r>
      <w:r w:rsidRPr="005A5D91">
        <w:rPr>
          <w:lang w:val="en-GB"/>
        </w:rPr>
        <w:t>d</w:t>
      </w:r>
    </w:p>
    <w:p w:rsidR="005A5D91" w:rsidRDefault="005A5D91" w:rsidP="005A5D91">
      <w:pPr>
        <w:pStyle w:val="ListParagraph"/>
        <w:numPr>
          <w:ilvl w:val="1"/>
          <w:numId w:val="2"/>
        </w:numPr>
        <w:rPr>
          <w:lang w:val="en-GB"/>
        </w:rPr>
      </w:pPr>
      <w:r>
        <w:rPr>
          <w:lang w:val="en-GB"/>
        </w:rPr>
        <w:t>Using the merise metho</w:t>
      </w:r>
      <w:r w:rsidRPr="005A5D91">
        <w:rPr>
          <w:lang w:val="en-GB"/>
        </w:rPr>
        <w:t>d</w:t>
      </w:r>
    </w:p>
    <w:p w:rsidR="005A5D91" w:rsidRDefault="005A5D91" w:rsidP="005A5D91">
      <w:pPr>
        <w:pStyle w:val="ListParagraph"/>
        <w:numPr>
          <w:ilvl w:val="1"/>
          <w:numId w:val="2"/>
        </w:numPr>
        <w:rPr>
          <w:lang w:val="en-GB"/>
        </w:rPr>
      </w:pPr>
      <w:r>
        <w:rPr>
          <w:lang w:val="en-GB"/>
        </w:rPr>
        <w:t>The conceptual mo</w:t>
      </w:r>
      <w:r w:rsidRPr="005A5D91">
        <w:rPr>
          <w:lang w:val="en-GB"/>
        </w:rPr>
        <w:t>d</w:t>
      </w:r>
      <w:r>
        <w:rPr>
          <w:lang w:val="en-GB"/>
        </w:rPr>
        <w:t>el of communication (CNC)</w:t>
      </w:r>
    </w:p>
    <w:p w:rsidR="005A5D91" w:rsidRDefault="005A5D91" w:rsidP="005A5D91">
      <w:pPr>
        <w:pStyle w:val="ListParagraph"/>
        <w:numPr>
          <w:ilvl w:val="1"/>
          <w:numId w:val="2"/>
        </w:numPr>
        <w:rPr>
          <w:lang w:val="en-GB"/>
        </w:rPr>
      </w:pPr>
      <w:r>
        <w:rPr>
          <w:lang w:val="en-GB"/>
        </w:rPr>
        <w:t>The analytical conceptual mo</w:t>
      </w:r>
      <w:r w:rsidRPr="005A5D91">
        <w:rPr>
          <w:lang w:val="en-GB"/>
        </w:rPr>
        <w:t>d</w:t>
      </w:r>
      <w:r>
        <w:rPr>
          <w:lang w:val="en-GB"/>
        </w:rPr>
        <w:t>el of treatment (ACNT)</w:t>
      </w:r>
    </w:p>
    <w:p w:rsidR="005A5D91" w:rsidRDefault="005A5D91" w:rsidP="005A5D91">
      <w:pPr>
        <w:pStyle w:val="ListParagraph"/>
        <w:numPr>
          <w:ilvl w:val="1"/>
          <w:numId w:val="2"/>
        </w:numPr>
        <w:rPr>
          <w:lang w:val="en-GB"/>
        </w:rPr>
      </w:pPr>
      <w:r>
        <w:rPr>
          <w:lang w:val="en-GB"/>
        </w:rPr>
        <w:t xml:space="preserve">The conceptual </w:t>
      </w:r>
      <w:r w:rsidRPr="005A5D91">
        <w:rPr>
          <w:lang w:val="en-GB"/>
        </w:rPr>
        <w:t>d</w:t>
      </w:r>
      <w:r>
        <w:rPr>
          <w:lang w:val="en-GB"/>
        </w:rPr>
        <w:t>ata mo</w:t>
      </w:r>
      <w:r w:rsidRPr="005A5D91">
        <w:rPr>
          <w:lang w:val="en-GB"/>
        </w:rPr>
        <w:t>d</w:t>
      </w:r>
      <w:r>
        <w:rPr>
          <w:lang w:val="en-GB"/>
        </w:rPr>
        <w:t>el (CDN) or entity association model (EAN)</w:t>
      </w:r>
    </w:p>
    <w:p w:rsidR="005A5D91" w:rsidRDefault="005A5D91" w:rsidP="005A5D91">
      <w:pPr>
        <w:pStyle w:val="ListParagraph"/>
        <w:numPr>
          <w:ilvl w:val="1"/>
          <w:numId w:val="2"/>
        </w:numPr>
        <w:rPr>
          <w:lang w:val="en-GB"/>
        </w:rPr>
      </w:pPr>
      <w:r>
        <w:rPr>
          <w:lang w:val="en-GB"/>
        </w:rPr>
        <w:t xml:space="preserve">The logical </w:t>
      </w:r>
      <w:r w:rsidRPr="005A5D91">
        <w:rPr>
          <w:lang w:val="en-GB"/>
        </w:rPr>
        <w:t>d</w:t>
      </w:r>
      <w:r>
        <w:rPr>
          <w:lang w:val="en-GB"/>
        </w:rPr>
        <w:t>ata mo</w:t>
      </w:r>
      <w:r w:rsidRPr="005A5D91">
        <w:rPr>
          <w:lang w:val="en-GB"/>
        </w:rPr>
        <w:t>d</w:t>
      </w:r>
      <w:r>
        <w:rPr>
          <w:lang w:val="en-GB"/>
        </w:rPr>
        <w:t>el (LDM)</w:t>
      </w:r>
    </w:p>
    <w:p w:rsidR="005A5D91" w:rsidRDefault="005A5D91" w:rsidP="005A5D91">
      <w:pPr>
        <w:pStyle w:val="ListParagraph"/>
        <w:numPr>
          <w:ilvl w:val="1"/>
          <w:numId w:val="2"/>
        </w:numPr>
        <w:rPr>
          <w:lang w:val="en-GB"/>
        </w:rPr>
      </w:pPr>
      <w:r>
        <w:rPr>
          <w:lang w:val="en-GB"/>
        </w:rPr>
        <w:t>The organizational mo</w:t>
      </w:r>
      <w:r w:rsidRPr="005A5D91">
        <w:rPr>
          <w:lang w:val="en-GB"/>
        </w:rPr>
        <w:t>d</w:t>
      </w:r>
      <w:r>
        <w:rPr>
          <w:lang w:val="en-GB"/>
        </w:rPr>
        <w:t>el of treatment (OMT)</w:t>
      </w:r>
    </w:p>
    <w:p w:rsidR="005A5D91" w:rsidRDefault="005A5D91" w:rsidP="005A5D91">
      <w:pPr>
        <w:pStyle w:val="ListParagraph"/>
        <w:numPr>
          <w:ilvl w:val="1"/>
          <w:numId w:val="2"/>
        </w:numPr>
        <w:rPr>
          <w:lang w:val="en-GB"/>
        </w:rPr>
      </w:pPr>
      <w:r>
        <w:rPr>
          <w:lang w:val="en-GB"/>
        </w:rPr>
        <w:t xml:space="preserve">The physical </w:t>
      </w:r>
      <w:r w:rsidRPr="005A5D91">
        <w:rPr>
          <w:lang w:val="en-GB"/>
        </w:rPr>
        <w:t>d</w:t>
      </w:r>
      <w:r>
        <w:rPr>
          <w:lang w:val="en-GB"/>
        </w:rPr>
        <w:t>ata mo</w:t>
      </w:r>
      <w:r w:rsidRPr="005A5D91">
        <w:rPr>
          <w:lang w:val="en-GB"/>
        </w:rPr>
        <w:t>d</w:t>
      </w:r>
      <w:r>
        <w:rPr>
          <w:lang w:val="en-GB"/>
        </w:rPr>
        <w:t>el (PDM)</w:t>
      </w:r>
    </w:p>
    <w:p w:rsidR="005A5D91" w:rsidRDefault="005A5D91" w:rsidP="005A5D91">
      <w:pPr>
        <w:pStyle w:val="ListParagraph"/>
        <w:numPr>
          <w:ilvl w:val="1"/>
          <w:numId w:val="2"/>
        </w:numPr>
        <w:rPr>
          <w:lang w:val="en-GB"/>
        </w:rPr>
      </w:pPr>
      <w:r>
        <w:rPr>
          <w:lang w:val="en-GB"/>
        </w:rPr>
        <w:t>Conclusion</w:t>
      </w:r>
    </w:p>
    <w:p w:rsidR="005A5D91" w:rsidRDefault="005A5D91" w:rsidP="005A5D91">
      <w:pPr>
        <w:pStyle w:val="Heading1"/>
        <w:rPr>
          <w:lang w:val="en-GB"/>
        </w:rPr>
      </w:pPr>
      <w:r>
        <w:rPr>
          <w:lang w:val="en-GB"/>
        </w:rPr>
        <w:lastRenderedPageBreak/>
        <w:t>CH1: The Information System within an organization</w:t>
      </w:r>
    </w:p>
    <w:p w:rsidR="005A5D91" w:rsidRDefault="005A5D91" w:rsidP="005A5D91">
      <w:pPr>
        <w:rPr>
          <w:lang w:val="en-GB"/>
        </w:rPr>
      </w:pPr>
      <w:r w:rsidRPr="005A5D91">
        <w:rPr>
          <w:b/>
          <w:bCs/>
          <w:u w:val="single"/>
          <w:lang w:val="en-GB"/>
        </w:rPr>
        <w:t>General objectives</w:t>
      </w:r>
      <w:r>
        <w:rPr>
          <w:b/>
          <w:bCs/>
          <w:u w:val="single"/>
          <w:lang w:val="en-GB"/>
        </w:rPr>
        <w:t>:</w:t>
      </w:r>
      <w:r>
        <w:rPr>
          <w:lang w:val="en-GB"/>
        </w:rPr>
        <w:t xml:space="preserve"> This chapter will enable the un</w:t>
      </w:r>
      <w:r w:rsidR="006E6FEB">
        <w:rPr>
          <w:lang w:val="en-GB"/>
        </w:rPr>
        <w:t>derstanding of an IS within an organization.</w:t>
      </w:r>
    </w:p>
    <w:p w:rsidR="006E6FEB" w:rsidRDefault="006E6FEB" w:rsidP="005A5D91">
      <w:pPr>
        <w:rPr>
          <w:lang w:val="en-GB"/>
        </w:rPr>
      </w:pPr>
      <w:r>
        <w:rPr>
          <w:b/>
          <w:bCs/>
          <w:u w:val="single"/>
          <w:lang w:val="en-GB"/>
        </w:rPr>
        <w:t xml:space="preserve">Specific objectives: </w:t>
      </w:r>
      <w:r>
        <w:rPr>
          <w:lang w:val="en-GB"/>
        </w:rPr>
        <w:t>By the end of this chapter the student should be able to</w:t>
      </w:r>
    </w:p>
    <w:p w:rsidR="006E6FEB" w:rsidRDefault="006E6FEB" w:rsidP="006E6FEB">
      <w:pPr>
        <w:pStyle w:val="ListParagraph"/>
        <w:numPr>
          <w:ilvl w:val="0"/>
          <w:numId w:val="3"/>
        </w:numPr>
        <w:rPr>
          <w:lang w:val="en-GB"/>
        </w:rPr>
      </w:pPr>
      <w:r>
        <w:rPr>
          <w:lang w:val="en-GB"/>
        </w:rPr>
        <w:t>Master the concept of Information</w:t>
      </w:r>
    </w:p>
    <w:p w:rsidR="006E6FEB" w:rsidRDefault="006E6FEB" w:rsidP="006E6FEB">
      <w:pPr>
        <w:pStyle w:val="ListParagraph"/>
        <w:numPr>
          <w:ilvl w:val="0"/>
          <w:numId w:val="3"/>
        </w:numPr>
        <w:rPr>
          <w:lang w:val="en-GB"/>
        </w:rPr>
      </w:pPr>
      <w:r>
        <w:rPr>
          <w:lang w:val="en-GB"/>
        </w:rPr>
        <w:t>Know what an IS is an know it organizational possibilities as well as it main function</w:t>
      </w:r>
    </w:p>
    <w:p w:rsidR="006E6FEB" w:rsidRDefault="006E6FEB" w:rsidP="006E6FEB">
      <w:pPr>
        <w:pStyle w:val="ListParagraph"/>
        <w:numPr>
          <w:ilvl w:val="0"/>
          <w:numId w:val="3"/>
        </w:numPr>
        <w:rPr>
          <w:lang w:val="en-GB"/>
        </w:rPr>
      </w:pPr>
      <w:r>
        <w:rPr>
          <w:lang w:val="en-GB"/>
        </w:rPr>
        <w:t>Define the main function of an IS and highlight the systematic approach of company</w:t>
      </w:r>
    </w:p>
    <w:p w:rsidR="006E6FEB" w:rsidRDefault="006E6FEB" w:rsidP="006E6FEB">
      <w:pPr>
        <w:pStyle w:val="ListParagraph"/>
        <w:numPr>
          <w:ilvl w:val="0"/>
          <w:numId w:val="3"/>
        </w:numPr>
        <w:rPr>
          <w:lang w:val="en-GB"/>
        </w:rPr>
      </w:pPr>
      <w:r>
        <w:rPr>
          <w:lang w:val="en-GB"/>
        </w:rPr>
        <w:t xml:space="preserve">Know the components of an IS </w:t>
      </w:r>
    </w:p>
    <w:p w:rsidR="006E6FEB" w:rsidRDefault="006E6FEB" w:rsidP="006E6FEB">
      <w:pPr>
        <w:pStyle w:val="ListParagraph"/>
        <w:numPr>
          <w:ilvl w:val="0"/>
          <w:numId w:val="3"/>
        </w:numPr>
        <w:rPr>
          <w:lang w:val="en-GB"/>
        </w:rPr>
      </w:pPr>
      <w:r>
        <w:rPr>
          <w:lang w:val="en-GB"/>
        </w:rPr>
        <w:t>Be able to distinguish between the types of IS within an organization</w:t>
      </w:r>
    </w:p>
    <w:p w:rsidR="006E6FEB" w:rsidRDefault="006E6FEB" w:rsidP="006E6FEB">
      <w:pPr>
        <w:pStyle w:val="ListParagraph"/>
        <w:numPr>
          <w:ilvl w:val="0"/>
          <w:numId w:val="3"/>
        </w:numPr>
        <w:rPr>
          <w:lang w:val="en-GB"/>
        </w:rPr>
      </w:pPr>
      <w:r>
        <w:rPr>
          <w:lang w:val="en-GB"/>
        </w:rPr>
        <w:t>Design an IS</w:t>
      </w:r>
    </w:p>
    <w:p w:rsidR="006E6FEB" w:rsidRDefault="006E6FEB" w:rsidP="006E6FEB">
      <w:pPr>
        <w:pStyle w:val="Heading2"/>
        <w:rPr>
          <w:lang w:val="en-GB"/>
        </w:rPr>
      </w:pPr>
      <w:r>
        <w:rPr>
          <w:lang w:val="en-GB"/>
        </w:rPr>
        <w:t>Introduction</w:t>
      </w:r>
    </w:p>
    <w:p w:rsidR="006E6FEB" w:rsidRDefault="0007580E" w:rsidP="006E6FEB">
      <w:pPr>
        <w:rPr>
          <w:lang w:val="en-GB"/>
        </w:rPr>
      </w:pPr>
      <w:r>
        <w:rPr>
          <w:lang w:val="en-GB"/>
        </w:rPr>
        <w:t>IS are now essential to the competitiveness of companies and managers most understand and master their essential functioning. The most improve the task of employees and make the organization more efficient. IS is an asset in commercial competition but it is also a highly critical. It robustness and reliability are essential for making good managerial decisions. Therefore, what is the definition of an IS? , what is it role in it a company? How to implement it? . The answers to this assessions will constitute the run down of our course.</w:t>
      </w:r>
    </w:p>
    <w:p w:rsidR="0007580E" w:rsidRDefault="0007580E" w:rsidP="0007580E">
      <w:pPr>
        <w:pStyle w:val="Heading3"/>
        <w:rPr>
          <w:lang w:val="en-GB"/>
        </w:rPr>
      </w:pPr>
      <w:r>
        <w:rPr>
          <w:lang w:val="en-GB"/>
        </w:rPr>
        <w:t>The IS: Definition of concepts</w:t>
      </w:r>
    </w:p>
    <w:p w:rsidR="0007580E" w:rsidRDefault="0007580E" w:rsidP="0007580E">
      <w:pPr>
        <w:rPr>
          <w:lang w:val="en-GB"/>
        </w:rPr>
      </w:pPr>
      <w:r>
        <w:rPr>
          <w:lang w:val="en-GB"/>
        </w:rPr>
        <w:tab/>
        <w:t>If we look more closely the term IS tend to make us believe that it is a single system. In reality, this simplistic view is wrong an IS is a much more complex environment therefore, for a better definition of the concept of IS it will be wise to present the notion by breaking it down. Lets considers the concept of information in order to really understand it usefulness in a system (organization, environment etc)</w:t>
      </w:r>
    </w:p>
    <w:p w:rsidR="0007580E" w:rsidRDefault="0007580E" w:rsidP="00FE76E6">
      <w:pPr>
        <w:pStyle w:val="ListParagraph"/>
        <w:numPr>
          <w:ilvl w:val="0"/>
          <w:numId w:val="5"/>
        </w:numPr>
        <w:rPr>
          <w:lang w:val="en-GB"/>
        </w:rPr>
      </w:pPr>
      <w:r>
        <w:rPr>
          <w:b/>
          <w:bCs/>
          <w:u w:val="single"/>
          <w:lang w:val="en-GB"/>
        </w:rPr>
        <w:t>The concept of information:</w:t>
      </w:r>
      <w:r>
        <w:rPr>
          <w:lang w:val="en-GB"/>
        </w:rPr>
        <w:t xml:space="preserve"> </w:t>
      </w:r>
      <w:r w:rsidR="007B0755">
        <w:rPr>
          <w:lang w:val="en-GB"/>
        </w:rPr>
        <w:t>Information is the medium of human knowledge and communication, it is both an internal communication tool (it ensures coordination between the various departments and stake holders of the company), an external communication tool (an organization disseminate information to it external environment by doing advertisement for example) and a tool for social cohesion (the dissemination of information on the roles of every one in the company helps to strengthen the feeling of belonging to the organization and therefore collective motivation). Furthermore, it should be noted that there is a difference between information and data, by definition a</w:t>
      </w:r>
      <w:r w:rsidR="007B0755">
        <w:rPr>
          <w:lang w:val="en-GB"/>
        </w:rPr>
        <w:tab/>
        <w:t xml:space="preserve"> piece of data is a raw element which has not yet been interpreted. Information as for it represent something which informs, provide information, which conveys knowledge, know how on a subject or a theme. So it is knowledge in any form that has value/semantic. And that is the whole different between information and data. </w:t>
      </w:r>
      <w:r w:rsidR="00FE76E6">
        <w:rPr>
          <w:lang w:val="en-GB"/>
        </w:rPr>
        <w:t>In fact</w:t>
      </w:r>
      <w:r w:rsidR="007B0755">
        <w:rPr>
          <w:lang w:val="en-GB"/>
        </w:rPr>
        <w:t xml:space="preserve"> </w:t>
      </w:r>
      <w:r w:rsidR="00FE76E6">
        <w:rPr>
          <w:lang w:val="en-GB"/>
        </w:rPr>
        <w:t xml:space="preserve">a data      the meaning of raw data is </w:t>
      </w:r>
      <w:r w:rsidR="00FE76E6">
        <w:rPr>
          <w:lang w:val="en-GB"/>
        </w:rPr>
        <w:lastRenderedPageBreak/>
        <w:t>therefore not the same for one person to another and can only have value when associated with other data and in a specific concept to form real information. Ex. A child’s height doesn’t have the same meaning for the child (it just allows them to compare it with that of their friends) and for the person responsible for access to a ride in an amusement park</w:t>
      </w:r>
      <w:r w:rsidR="007B0755" w:rsidRPr="00FE76E6">
        <w:rPr>
          <w:lang w:val="en-GB"/>
        </w:rPr>
        <w:t xml:space="preserve"> </w:t>
      </w:r>
      <w:r w:rsidR="00FE76E6">
        <w:rPr>
          <w:lang w:val="en-GB"/>
        </w:rPr>
        <w:t>(if it is below a minimum height, he doesn’t allow the child to access the ride).</w:t>
      </w:r>
    </w:p>
    <w:p w:rsidR="00FE76E6" w:rsidRDefault="00FE76E6" w:rsidP="00FE76E6">
      <w:pPr>
        <w:ind w:left="720" w:firstLine="720"/>
        <w:rPr>
          <w:lang w:val="en-GB"/>
        </w:rPr>
      </w:pPr>
      <w:r>
        <w:rPr>
          <w:lang w:val="en-GB"/>
        </w:rPr>
        <w:t>In the context of a business, the data stored in the computer system are the coded translation of information which explains why the 2  terms information and given are most often considered synonyms</w:t>
      </w:r>
    </w:p>
    <w:p w:rsidR="00FE76E6" w:rsidRDefault="00FE76E6" w:rsidP="00FE76E6">
      <w:pPr>
        <w:pStyle w:val="Heading3"/>
        <w:rPr>
          <w:lang w:val="en-GB"/>
        </w:rPr>
      </w:pPr>
      <w:r>
        <w:rPr>
          <w:lang w:val="en-GB"/>
        </w:rPr>
        <w:t>Characteristics of an information</w:t>
      </w:r>
    </w:p>
    <w:p w:rsidR="00FE76E6" w:rsidRDefault="00FE76E6" w:rsidP="00FE76E6">
      <w:pPr>
        <w:rPr>
          <w:lang w:val="en-GB"/>
        </w:rPr>
      </w:pPr>
      <w:r>
        <w:rPr>
          <w:lang w:val="en-GB"/>
        </w:rPr>
        <w:tab/>
        <w:t>Information has a number of characteristics including</w:t>
      </w:r>
    </w:p>
    <w:p w:rsidR="00FE76E6" w:rsidRDefault="00FE76E6" w:rsidP="00FE76E6">
      <w:pPr>
        <w:pStyle w:val="ListParagraph"/>
        <w:numPr>
          <w:ilvl w:val="0"/>
          <w:numId w:val="6"/>
        </w:numPr>
        <w:rPr>
          <w:lang w:val="en-GB"/>
        </w:rPr>
      </w:pPr>
      <w:r>
        <w:rPr>
          <w:b/>
          <w:bCs/>
          <w:lang w:val="en-GB"/>
        </w:rPr>
        <w:t>The Form:</w:t>
      </w:r>
      <w:r>
        <w:rPr>
          <w:lang w:val="en-GB"/>
        </w:rPr>
        <w:t xml:space="preserve"> information can be written oral, visual, olfactory, tactile or even taste. What ever their forms, when the information is the result of processing operations</w:t>
      </w:r>
      <w:r w:rsidR="00A25D87">
        <w:rPr>
          <w:lang w:val="en-GB"/>
        </w:rPr>
        <w:t xml:space="preserve"> from raw information we speak of structured information (Ex. An accounting balance sheet) whereas we speak of unstructured information as soon as it is obtained only from the natural means of expression of the human being (Ex. A simple hand written note on a post)</w:t>
      </w:r>
    </w:p>
    <w:p w:rsidR="00A25D87" w:rsidRDefault="00A25D87" w:rsidP="00FE76E6">
      <w:pPr>
        <w:pStyle w:val="ListParagraph"/>
        <w:numPr>
          <w:ilvl w:val="0"/>
          <w:numId w:val="6"/>
        </w:numPr>
        <w:rPr>
          <w:lang w:val="en-GB"/>
        </w:rPr>
      </w:pPr>
      <w:r>
        <w:rPr>
          <w:b/>
          <w:bCs/>
          <w:lang w:val="en-GB"/>
        </w:rPr>
        <w:t>Semantic content:</w:t>
      </w:r>
      <w:r>
        <w:rPr>
          <w:lang w:val="en-GB"/>
        </w:rPr>
        <w:t xml:space="preserve"> Information can be more less meaningful in order to allow it understanding by the individual according to the context in which he find his self.</w:t>
      </w:r>
    </w:p>
    <w:p w:rsidR="00A25D87" w:rsidRDefault="00A25D87" w:rsidP="00FE76E6">
      <w:pPr>
        <w:pStyle w:val="ListParagraph"/>
        <w:numPr>
          <w:ilvl w:val="0"/>
          <w:numId w:val="6"/>
        </w:numPr>
        <w:rPr>
          <w:lang w:val="en-GB"/>
        </w:rPr>
      </w:pPr>
      <w:r>
        <w:rPr>
          <w:b/>
          <w:bCs/>
          <w:lang w:val="en-GB"/>
        </w:rPr>
        <w:t>Cost &amp; value:</w:t>
      </w:r>
      <w:r>
        <w:rPr>
          <w:lang w:val="en-GB"/>
        </w:rPr>
        <w:t xml:space="preserve"> we consider that the cost of information corresponds to that of it manipulation, i.e. To say it research, it seizure, it storage, it processing or event it destruction. It is therefore difficult to determine precisely but the value of an information is even more difficult to define since it can be assimilated to the ability to improve the manager’s decisions and therefore prevent him from making mistakes. Clearly is the usefulness of information to the recipient that determines it value. In any case because the cost of information is only justified if it is less than it value</w:t>
      </w:r>
    </w:p>
    <w:p w:rsidR="00F82BCF" w:rsidRDefault="00F82BCF" w:rsidP="00F82BCF">
      <w:pPr>
        <w:rPr>
          <w:lang w:val="en-GB"/>
        </w:rPr>
      </w:pPr>
    </w:p>
    <w:p w:rsidR="00F82BCF" w:rsidRDefault="00F82BCF" w:rsidP="00F82BCF">
      <w:pPr>
        <w:tabs>
          <w:tab w:val="left" w:pos="972"/>
        </w:tabs>
        <w:rPr>
          <w:lang w:val="en-GB"/>
        </w:rPr>
      </w:pPr>
      <w:r>
        <w:rPr>
          <w:lang w:val="en-GB"/>
        </w:rPr>
        <w:tab/>
        <w:t>In addition the chances that employees will not perform the require actions in the timely performance of their duty are much greater without management information it is both a resource and an asset which is why processing it for a company comes down to creating value that contribute to achieving the objective of the organization</w:t>
      </w:r>
    </w:p>
    <w:p w:rsidR="00F82BCF" w:rsidRDefault="00F82BCF" w:rsidP="00F82BCF">
      <w:pPr>
        <w:pStyle w:val="Heading3"/>
        <w:rPr>
          <w:lang w:val="en-GB"/>
        </w:rPr>
      </w:pPr>
      <w:r>
        <w:rPr>
          <w:lang w:val="en-GB"/>
        </w:rPr>
        <w:t>The Information system</w:t>
      </w:r>
    </w:p>
    <w:p w:rsidR="00F82BCF" w:rsidRDefault="00F82BCF" w:rsidP="00F82BCF">
      <w:pPr>
        <w:rPr>
          <w:lang w:val="en-GB"/>
        </w:rPr>
      </w:pPr>
      <w:r>
        <w:rPr>
          <w:lang w:val="en-GB"/>
        </w:rPr>
        <w:tab/>
        <w:t>The Information system (IS) can be defined as an organized set of resources and tools (material &amp;/or immaterial) put in place and allowing to acquire, to store, to process, to communicate information of all forms necessary for the good development and operation of the company and whether or not using information and communication technologies (ICT) in other words it is the set of resources of the company that enables information management.</w:t>
      </w:r>
    </w:p>
    <w:p w:rsidR="00F82BCF" w:rsidRDefault="00F82BCF" w:rsidP="00F82BCF">
      <w:pPr>
        <w:rPr>
          <w:lang w:val="en-GB"/>
        </w:rPr>
      </w:pPr>
      <w:r>
        <w:rPr>
          <w:lang w:val="en-GB"/>
        </w:rPr>
        <w:lastRenderedPageBreak/>
        <w:tab/>
        <w:t xml:space="preserve">Today the IS is mainly based on the system IT but should therefore not be assimilated to computer system which is only one subset. The computer system constitutes a support for the IS which take charge digital information and automated processing. Generally speaking these are the size, sector of activities, seniority of the organization </w:t>
      </w:r>
      <w:r w:rsidR="00E1250A">
        <w:rPr>
          <w:lang w:val="en-GB"/>
        </w:rPr>
        <w:t>but also the strategy of the leaders which determines the level  of automation of an IS.</w:t>
      </w:r>
    </w:p>
    <w:p w:rsidR="00E1250A" w:rsidRDefault="00E1250A" w:rsidP="00F82BCF">
      <w:pPr>
        <w:rPr>
          <w:lang w:val="en-GB"/>
        </w:rPr>
      </w:pPr>
    </w:p>
    <w:p w:rsidR="00E1250A" w:rsidRDefault="00E1250A" w:rsidP="00E1250A">
      <w:pPr>
        <w:pStyle w:val="Heading2"/>
        <w:rPr>
          <w:lang w:val="en-GB"/>
        </w:rPr>
      </w:pPr>
      <w:r>
        <w:rPr>
          <w:lang w:val="en-GB"/>
        </w:rPr>
        <w:t>The different main functions of an IS</w:t>
      </w:r>
    </w:p>
    <w:p w:rsidR="00E1250A" w:rsidRDefault="00E1250A" w:rsidP="00E1250A">
      <w:pPr>
        <w:rPr>
          <w:lang w:val="en-GB"/>
        </w:rPr>
      </w:pPr>
      <w:r>
        <w:rPr>
          <w:lang w:val="en-GB"/>
        </w:rPr>
        <w:t>We attribute 4 main functions to the IS</w:t>
      </w:r>
    </w:p>
    <w:p w:rsidR="00E1250A" w:rsidRDefault="00E1250A" w:rsidP="00E1250A">
      <w:pPr>
        <w:pStyle w:val="Heading3"/>
        <w:rPr>
          <w:lang w:val="en-GB"/>
        </w:rPr>
      </w:pPr>
      <w:r>
        <w:rPr>
          <w:lang w:val="en-GB"/>
        </w:rPr>
        <w:t>The acquisition of information</w:t>
      </w:r>
    </w:p>
    <w:p w:rsidR="00E1250A" w:rsidRDefault="00E1250A" w:rsidP="00E1250A">
      <w:pPr>
        <w:rPr>
          <w:lang w:val="en-GB"/>
        </w:rPr>
      </w:pPr>
      <w:r>
        <w:rPr>
          <w:lang w:val="en-GB"/>
        </w:rPr>
        <w:t>This function actually corresponds to the different types of tasks initially this involves collecting information (a so-called listening task). In a second step it is necessary to retain among the information collected that which is relevant with regard to the activities of the company (analysis task). Finally in the last step you mist enter the information obtained in the IS (entry task). The collection of information is carried out from external  sources that corresponds to all components of the environment which generate information (professional organization for example) and internal sources which corresponds to all the components of the company which produce information (Ex. The accounting department)</w:t>
      </w:r>
    </w:p>
    <w:p w:rsidR="005611DF" w:rsidRDefault="00E1250A" w:rsidP="00E1250A">
      <w:pPr>
        <w:rPr>
          <w:lang w:val="en-GB"/>
        </w:rPr>
      </w:pPr>
      <w:r w:rsidRPr="00E1250A">
        <w:rPr>
          <w:lang w:val="en-GB"/>
        </w:rPr>
        <w:t>Ex: An invoice is a document base</w:t>
      </w:r>
      <w:r>
        <w:rPr>
          <w:lang w:val="en-GB"/>
        </w:rPr>
        <w:t>d on a purchase order in the case of manual entry, the information (product, quantity, price) is entered twice</w:t>
      </w:r>
      <w:r w:rsidR="005611DF">
        <w:rPr>
          <w:lang w:val="en-GB"/>
        </w:rPr>
        <w:t xml:space="preserve"> on</w:t>
      </w:r>
      <w:r>
        <w:rPr>
          <w:lang w:val="en-GB"/>
        </w:rPr>
        <w:t xml:space="preserve"> the order and on the invoice</w:t>
      </w:r>
      <w:r w:rsidR="005611DF">
        <w:rPr>
          <w:lang w:val="en-GB"/>
        </w:rPr>
        <w:t>. With an information system, the information is entered once and in limited quantities i.e. the product and the quantity.</w:t>
      </w:r>
    </w:p>
    <w:p w:rsidR="005611DF" w:rsidRDefault="005611DF" w:rsidP="005611DF">
      <w:pPr>
        <w:pStyle w:val="Heading3"/>
        <w:rPr>
          <w:lang w:val="en-GB"/>
        </w:rPr>
      </w:pPr>
      <w:r>
        <w:rPr>
          <w:lang w:val="en-GB"/>
        </w:rPr>
        <w:t>Memorization of information (storage)</w:t>
      </w:r>
    </w:p>
    <w:p w:rsidR="005611DF" w:rsidRDefault="005611DF" w:rsidP="005611DF">
      <w:pPr>
        <w:rPr>
          <w:lang w:val="en-GB"/>
        </w:rPr>
      </w:pPr>
      <w:r>
        <w:rPr>
          <w:lang w:val="en-GB"/>
        </w:rPr>
        <w:t xml:space="preserve">Once collected and entered the information must be stored in the way sustainable, stable and secured in order to be able to be use later or simply to meet legal obligations. It implements technical and organizational means (i.e. archiving methods) to store information in a stable manner (under form of databases mainly) </w:t>
      </w:r>
    </w:p>
    <w:p w:rsidR="005611DF" w:rsidRDefault="005611DF" w:rsidP="005611DF">
      <w:pPr>
        <w:rPr>
          <w:lang w:val="en-GB"/>
        </w:rPr>
      </w:pPr>
      <w:r>
        <w:rPr>
          <w:lang w:val="en-GB"/>
        </w:rPr>
        <w:t>Ex: This is what your phone company does when you receive or make calls. Each call is time stamped and lock in the database. This allows you to create detail bills and also to transmit your calls record when required by law</w:t>
      </w:r>
    </w:p>
    <w:p w:rsidR="005611DF" w:rsidRDefault="005611DF" w:rsidP="005611DF">
      <w:pPr>
        <w:pStyle w:val="Heading3"/>
        <w:rPr>
          <w:lang w:val="en-GB"/>
        </w:rPr>
      </w:pPr>
      <w:r>
        <w:rPr>
          <w:lang w:val="en-GB"/>
        </w:rPr>
        <w:t>Information Exploitation (processing)</w:t>
      </w:r>
    </w:p>
    <w:p w:rsidR="005611DF" w:rsidRDefault="005611DF" w:rsidP="005611DF">
      <w:pPr>
        <w:rPr>
          <w:lang w:val="en-GB"/>
        </w:rPr>
      </w:pPr>
      <w:r>
        <w:rPr>
          <w:lang w:val="en-GB"/>
        </w:rPr>
        <w:t xml:space="preserve">Once the information has been collected and stored, </w:t>
      </w:r>
      <w:r w:rsidR="00A26F05">
        <w:rPr>
          <w:lang w:val="en-GB"/>
        </w:rPr>
        <w:t>it is available for treatment. The treatment of information is about producing new information from existing information through computer programs or manual operations. This means that it most be able to perform a number of processing operations on the stored information i.e. research, consultation, organization updating and production (to form calculation rules)</w:t>
      </w:r>
    </w:p>
    <w:p w:rsidR="00A26F05" w:rsidRDefault="00A26F05" w:rsidP="005611DF">
      <w:pPr>
        <w:rPr>
          <w:lang w:val="en-GB"/>
        </w:rPr>
      </w:pPr>
      <w:r>
        <w:rPr>
          <w:lang w:val="en-GB"/>
        </w:rPr>
        <w:lastRenderedPageBreak/>
        <w:t>Ex. You may occasionally call customer service when you have a problem with your internet access in most cases you are ask to interact with the system by providing basic answers to questions like yes and no. This is an example of processing voice recognition is use to gather your responses to produce new information.</w:t>
      </w:r>
    </w:p>
    <w:p w:rsidR="00A26F05" w:rsidRDefault="00A26F05" w:rsidP="00A26F05">
      <w:pPr>
        <w:pStyle w:val="Heading3"/>
        <w:rPr>
          <w:lang w:val="en-GB"/>
        </w:rPr>
      </w:pPr>
      <w:r>
        <w:rPr>
          <w:lang w:val="en-GB"/>
        </w:rPr>
        <w:t>Dissemination of information</w:t>
      </w:r>
    </w:p>
    <w:p w:rsidR="00A26F05" w:rsidRDefault="00A26F05" w:rsidP="00A26F05">
      <w:pPr>
        <w:rPr>
          <w:lang w:val="en-GB"/>
        </w:rPr>
      </w:pPr>
      <w:r>
        <w:rPr>
          <w:lang w:val="en-GB"/>
        </w:rPr>
        <w:t xml:space="preserve">Regardless of it origin or what it </w:t>
      </w:r>
      <w:r w:rsidR="00593E59">
        <w:rPr>
          <w:lang w:val="en-GB"/>
        </w:rPr>
        <w:t>represents</w:t>
      </w:r>
      <w:r>
        <w:rPr>
          <w:lang w:val="en-GB"/>
        </w:rPr>
        <w:t>, information only has value if it is communicated to the right recipient, at the right time and in a direct exploitable manner</w:t>
      </w:r>
    </w:p>
    <w:p w:rsidR="00A26F05" w:rsidRDefault="00A26F05" w:rsidP="00A26F05">
      <w:pPr>
        <w:rPr>
          <w:lang w:val="en-GB"/>
        </w:rPr>
      </w:pPr>
      <w:r>
        <w:rPr>
          <w:lang w:val="en-GB"/>
        </w:rPr>
        <w:t xml:space="preserve">Ex. For each withdrawal or deposit of money into your momo or OM account, you will receive an electronic statement of your phone </w:t>
      </w:r>
      <w:r w:rsidR="00593E59">
        <w:rPr>
          <w:lang w:val="en-GB"/>
        </w:rPr>
        <w:t>financial transactions as well as the cost of each of your calls and the total amount you ow to your operator, this invoice is a support of dissemination of information.</w:t>
      </w:r>
    </w:p>
    <w:p w:rsidR="00593E59" w:rsidRPr="00593E59" w:rsidRDefault="00593E59" w:rsidP="00593E59">
      <w:pPr>
        <w:rPr>
          <w:lang w:val="en-GB"/>
        </w:rPr>
      </w:pPr>
      <w:r>
        <w:rPr>
          <w:noProof/>
          <w:lang w:val="en-GB"/>
        </w:rPr>
        <mc:AlternateContent>
          <mc:Choice Requires="wps">
            <w:drawing>
              <wp:anchor distT="0" distB="0" distL="114300" distR="114300" simplePos="0" relativeHeight="251659264" behindDoc="0" locked="0" layoutInCell="1" allowOverlap="1">
                <wp:simplePos x="0" y="0"/>
                <wp:positionH relativeFrom="column">
                  <wp:posOffset>2042160</wp:posOffset>
                </wp:positionH>
                <wp:positionV relativeFrom="paragraph">
                  <wp:posOffset>194945</wp:posOffset>
                </wp:positionV>
                <wp:extent cx="1562100" cy="487680"/>
                <wp:effectExtent l="0" t="0" r="19050" b="26670"/>
                <wp:wrapNone/>
                <wp:docPr id="1507393658"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93E59" w:rsidRPr="00593E59" w:rsidRDefault="00593E59" w:rsidP="00593E59">
                            <w:pPr>
                              <w:jc w:val="center"/>
                              <w:rPr>
                                <w:lang w:val="en-GB"/>
                              </w:rPr>
                            </w:pPr>
                            <w:r>
                              <w:rPr>
                                <w:lang w:val="en-GB"/>
                              </w:rPr>
                              <w:t>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 o:spid="_x0000_s1026" style="position:absolute;margin-left:160.8pt;margin-top:15.35pt;width:123pt;height:3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" fillcolor="#4472c4 [3204]" strokecolor="#09101d [484]" strokeweight="1pt">
                <v:textbox>
                  <w:txbxContent>
                    <w:p w:rsidR="00593E59" w:rsidRPr="00593E59" w:rsidRDefault="00593E59" w:rsidP="00593E59">
                      <w:pPr>
                        <w:jc w:val="center"/>
                        <w:rPr>
                          <w:lang w:val="en-GB"/>
                        </w:rPr>
                      </w:pPr>
                      <w:r>
                        <w:rPr>
                          <w:lang w:val="en-GB"/>
                        </w:rPr>
                        <w:t>Processing</w:t>
                      </w:r>
                    </w:p>
                  </w:txbxContent>
                </v:textbox>
              </v:rect>
            </w:pict>
          </mc:Fallback>
        </mc:AlternateContent>
      </w:r>
    </w:p>
    <w:p w:rsidR="00593E59" w:rsidRPr="00593E59" w:rsidRDefault="00593E59" w:rsidP="00593E59">
      <w:pPr>
        <w:rPr>
          <w:lang w:val="en-GB"/>
        </w:rPr>
      </w:pPr>
    </w:p>
    <w:p w:rsidR="00593E59" w:rsidRPr="00593E59" w:rsidRDefault="00593E59" w:rsidP="00593E59">
      <w:pPr>
        <w:rPr>
          <w:lang w:val="en-GB"/>
        </w:rPr>
      </w:pPr>
      <w:r>
        <w:rPr>
          <w:noProof/>
          <w:lang w:val="en-GB"/>
        </w:rPr>
        <mc:AlternateContent>
          <mc:Choice Requires="wps">
            <w:drawing>
              <wp:anchor distT="0" distB="0" distL="114300" distR="114300" simplePos="0" relativeHeight="251668480" behindDoc="0" locked="0" layoutInCell="1" allowOverlap="1" wp14:anchorId="4FD0CB93" wp14:editId="181EAC28">
                <wp:simplePos x="0" y="0"/>
                <wp:positionH relativeFrom="column">
                  <wp:posOffset>2876550</wp:posOffset>
                </wp:positionH>
                <wp:positionV relativeFrom="paragraph">
                  <wp:posOffset>303530</wp:posOffset>
                </wp:positionV>
                <wp:extent cx="548640" cy="190500"/>
                <wp:effectExtent l="7620" t="0" r="30480" b="30480"/>
                <wp:wrapNone/>
                <wp:docPr id="838260446" name="Arrow: Right 2"/>
                <wp:cNvGraphicFramePr/>
                <a:graphic xmlns:a="http://schemas.openxmlformats.org/drawingml/2006/main">
                  <a:graphicData uri="http://schemas.microsoft.com/office/word/2010/wordprocessingShape">
                    <wps:wsp>
                      <wps:cNvSpPr/>
                      <wps:spPr>
                        <a:xfrm rot="5400000">
                          <a:off x="0" y="0"/>
                          <a:ext cx="54864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BF0EC40"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26" type="#_x0000_t13" style="position:absolute;margin-left:226.5pt;margin-top:23.9pt;width:43.2pt;height:1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" adj="17850" fillcolor="#4472c4 [3204]" strokecolor="#09101d [484]" strokeweight="1pt"/>
            </w:pict>
          </mc:Fallback>
        </mc:AlternateContent>
      </w:r>
    </w:p>
    <w:p w:rsidR="00593E59" w:rsidRPr="00593E59" w:rsidRDefault="00593E59" w:rsidP="00593E59">
      <w:pPr>
        <w:rPr>
          <w:lang w:val="en-GB"/>
        </w:rPr>
      </w:pPr>
      <w:r>
        <w:rPr>
          <w:noProof/>
          <w:lang w:val="en-GB"/>
        </w:rPr>
        <mc:AlternateContent>
          <mc:Choice Requires="wps">
            <w:drawing>
              <wp:anchor distT="0" distB="0" distL="114300" distR="114300" simplePos="0" relativeHeight="251666432" behindDoc="0" locked="0" layoutInCell="1" allowOverlap="1">
                <wp:simplePos x="0" y="0"/>
                <wp:positionH relativeFrom="column">
                  <wp:posOffset>2244090</wp:posOffset>
                </wp:positionH>
                <wp:positionV relativeFrom="paragraph">
                  <wp:posOffset>1270</wp:posOffset>
                </wp:positionV>
                <wp:extent cx="548640" cy="190500"/>
                <wp:effectExtent l="7620" t="11430" r="30480" b="11430"/>
                <wp:wrapNone/>
                <wp:docPr id="1962755526" name="Arrow: Right 2"/>
                <wp:cNvGraphicFramePr/>
                <a:graphic xmlns:a="http://schemas.openxmlformats.org/drawingml/2006/main">
                  <a:graphicData uri="http://schemas.microsoft.com/office/word/2010/wordprocessingShape">
                    <wps:wsp>
                      <wps:cNvSpPr/>
                      <wps:spPr>
                        <a:xfrm rot="16200000">
                          <a:off x="0" y="0"/>
                          <a:ext cx="54864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EE4034" id="Arrow: Right 2" o:spid="_x0000_s1026" type="#_x0000_t13" style="position:absolute;margin-left:176.7pt;margin-top:.1pt;width:43.2pt;height:15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" adj="17850" fillcolor="#4472c4 [3204]" strokecolor="#09101d [484]" strokeweight="1pt"/>
            </w:pict>
          </mc:Fallback>
        </mc:AlternateContent>
      </w:r>
    </w:p>
    <w:p w:rsidR="00593E59" w:rsidRDefault="00593E59" w:rsidP="00593E59">
      <w:pPr>
        <w:tabs>
          <w:tab w:val="left" w:pos="2532"/>
        </w:tabs>
        <w:rPr>
          <w:lang w:val="en-GB"/>
        </w:rPr>
      </w:pPr>
      <w:r>
        <w:rPr>
          <w:noProof/>
          <w:lang w:val="en-GB"/>
        </w:rPr>
        <mc:AlternateContent>
          <mc:Choice Requires="wps">
            <w:drawing>
              <wp:anchor distT="0" distB="0" distL="114300" distR="114300" simplePos="0" relativeHeight="251672576" behindDoc="0" locked="0" layoutInCell="1" allowOverlap="1" wp14:anchorId="203AD894" wp14:editId="0C937292">
                <wp:simplePos x="0" y="0"/>
                <wp:positionH relativeFrom="column">
                  <wp:posOffset>3726180</wp:posOffset>
                </wp:positionH>
                <wp:positionV relativeFrom="paragraph">
                  <wp:posOffset>172085</wp:posOffset>
                </wp:positionV>
                <wp:extent cx="434340" cy="133350"/>
                <wp:effectExtent l="0" t="19050" r="41910" b="38100"/>
                <wp:wrapNone/>
                <wp:docPr id="914297116" name="Arrow: Right 2"/>
                <wp:cNvGraphicFramePr/>
                <a:graphic xmlns:a="http://schemas.openxmlformats.org/drawingml/2006/main">
                  <a:graphicData uri="http://schemas.microsoft.com/office/word/2010/wordprocessingShape">
                    <wps:wsp>
                      <wps:cNvSpPr/>
                      <wps:spPr>
                        <a:xfrm>
                          <a:off x="0" y="0"/>
                          <a:ext cx="43434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1CDB7" id="Arrow: Right 2" o:spid="_x0000_s1026" type="#_x0000_t13" style="position:absolute;margin-left:293.4pt;margin-top:13.55pt;width:34.2pt;height:1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" adj="18284" fillcolor="#4472c4 [3204]" strokecolor="#09101d [484]" strokeweight="1pt"/>
            </w:pict>
          </mc:Fallback>
        </mc:AlternateContent>
      </w:r>
      <w:r>
        <w:rPr>
          <w:noProof/>
          <w:lang w:val="en-GB"/>
        </w:rPr>
        <mc:AlternateContent>
          <mc:Choice Requires="wps">
            <w:drawing>
              <wp:anchor distT="0" distB="0" distL="114300" distR="114300" simplePos="0" relativeHeight="251663360" behindDoc="0" locked="0" layoutInCell="1" allowOverlap="1" wp14:anchorId="6E0B4773" wp14:editId="41C1057B">
                <wp:simplePos x="0" y="0"/>
                <wp:positionH relativeFrom="column">
                  <wp:posOffset>4290060</wp:posOffset>
                </wp:positionH>
                <wp:positionV relativeFrom="paragraph">
                  <wp:posOffset>149225</wp:posOffset>
                </wp:positionV>
                <wp:extent cx="1562100" cy="487680"/>
                <wp:effectExtent l="0" t="0" r="19050" b="26670"/>
                <wp:wrapNone/>
                <wp:docPr id="439362394"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93E59" w:rsidRPr="00593E59" w:rsidRDefault="00593E59" w:rsidP="00593E59">
                            <w:pPr>
                              <w:jc w:val="center"/>
                              <w:rPr>
                                <w:lang w:val="en-GB"/>
                              </w:rPr>
                            </w:pPr>
                            <w:r>
                              <w:rPr>
                                <w:lang w:val="en-GB"/>
                              </w:rPr>
                              <w:t>dissemination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0B4773" id="_x0000_s1027" style="position:absolute;margin-left:337.8pt;margin-top:11.75pt;width:123pt;height:38.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" fillcolor="#4472c4 [3204]" strokecolor="#09101d [484]" strokeweight="1pt">
                <v:textbox>
                  <w:txbxContent>
                    <w:p w:rsidR="00593E59" w:rsidRPr="00593E59" w:rsidRDefault="00593E59" w:rsidP="00593E59">
                      <w:pPr>
                        <w:jc w:val="center"/>
                        <w:rPr>
                          <w:lang w:val="en-GB"/>
                        </w:rPr>
                      </w:pPr>
                      <w:r>
                        <w:rPr>
                          <w:lang w:val="en-GB"/>
                        </w:rPr>
                        <w:t>dissemination</w:t>
                      </w:r>
                    </w:p>
                  </w:txbxContent>
                </v:textbox>
              </v:rect>
            </w:pict>
          </mc:Fallback>
        </mc:AlternateContent>
      </w:r>
      <w:r>
        <w:rPr>
          <w:noProof/>
          <w:lang w:val="en-GB"/>
        </w:rPr>
        <mc:AlternateContent>
          <mc:Choice Requires="wps">
            <w:drawing>
              <wp:anchor distT="0" distB="0" distL="114300" distR="114300" simplePos="0" relativeHeight="251670528" behindDoc="0" locked="0" layoutInCell="1" allowOverlap="1" wp14:anchorId="4FD0CB93" wp14:editId="181EAC28">
                <wp:simplePos x="0" y="0"/>
                <wp:positionH relativeFrom="column">
                  <wp:posOffset>1584960</wp:posOffset>
                </wp:positionH>
                <wp:positionV relativeFrom="paragraph">
                  <wp:posOffset>194945</wp:posOffset>
                </wp:positionV>
                <wp:extent cx="434340" cy="133350"/>
                <wp:effectExtent l="0" t="19050" r="41910" b="38100"/>
                <wp:wrapNone/>
                <wp:docPr id="733279242" name="Arrow: Right 2"/>
                <wp:cNvGraphicFramePr/>
                <a:graphic xmlns:a="http://schemas.openxmlformats.org/drawingml/2006/main">
                  <a:graphicData uri="http://schemas.microsoft.com/office/word/2010/wordprocessingShape">
                    <wps:wsp>
                      <wps:cNvSpPr/>
                      <wps:spPr>
                        <a:xfrm>
                          <a:off x="0" y="0"/>
                          <a:ext cx="434340" cy="13335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E51CD" id="Arrow: Right 2" o:spid="_x0000_s1026" type="#_x0000_t13" style="position:absolute;margin-left:124.8pt;margin-top:15.35pt;width:34.2pt;height:1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" adj="18284" fillcolor="#4472c4 [3204]" strokecolor="#09101d [484]" strokeweight="1pt"/>
            </w:pict>
          </mc:Fallback>
        </mc:AlternateContent>
      </w:r>
      <w:r>
        <w:rPr>
          <w:noProof/>
          <w:lang w:val="en-GB"/>
        </w:rPr>
        <mc:AlternateContent>
          <mc:Choice Requires="wps">
            <w:drawing>
              <wp:anchor distT="0" distB="0" distL="114300" distR="114300" simplePos="0" relativeHeight="251665408" behindDoc="0" locked="0" layoutInCell="1" allowOverlap="1" wp14:anchorId="6E0B4773" wp14:editId="41C1057B">
                <wp:simplePos x="0" y="0"/>
                <wp:positionH relativeFrom="column">
                  <wp:posOffset>-45720</wp:posOffset>
                </wp:positionH>
                <wp:positionV relativeFrom="paragraph">
                  <wp:posOffset>146050</wp:posOffset>
                </wp:positionV>
                <wp:extent cx="1562100" cy="487680"/>
                <wp:effectExtent l="0" t="0" r="19050" b="26670"/>
                <wp:wrapNone/>
                <wp:docPr id="578398909"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93E59" w:rsidRPr="00593E59" w:rsidRDefault="00593E59" w:rsidP="00593E59">
                            <w:pPr>
                              <w:jc w:val="center"/>
                              <w:rPr>
                                <w:lang w:val="en-GB"/>
                              </w:rPr>
                            </w:pPr>
                            <w:r>
                              <w:rPr>
                                <w:lang w:val="en-GB"/>
                              </w:rPr>
                              <w:t>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0B4773" id="_x0000_s1028" style="position:absolute;margin-left:-3.6pt;margin-top:11.5pt;width:123pt;height:38.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" fillcolor="#4472c4 [3204]" strokecolor="#09101d [484]" strokeweight="1pt">
                <v:textbox>
                  <w:txbxContent>
                    <w:p w:rsidR="00593E59" w:rsidRPr="00593E59" w:rsidRDefault="00593E59" w:rsidP="00593E59">
                      <w:pPr>
                        <w:jc w:val="center"/>
                        <w:rPr>
                          <w:lang w:val="en-GB"/>
                        </w:rPr>
                      </w:pPr>
                      <w:r>
                        <w:rPr>
                          <w:lang w:val="en-GB"/>
                        </w:rPr>
                        <w:t>collection</w:t>
                      </w:r>
                    </w:p>
                  </w:txbxContent>
                </v:textbox>
              </v:rect>
            </w:pict>
          </mc:Fallback>
        </mc:AlternateContent>
      </w:r>
      <w:r>
        <w:rPr>
          <w:noProof/>
          <w:lang w:val="en-GB"/>
        </w:rPr>
        <mc:AlternateContent>
          <mc:Choice Requires="wps">
            <w:drawing>
              <wp:anchor distT="0" distB="0" distL="114300" distR="114300" simplePos="0" relativeHeight="251661312" behindDoc="0" locked="0" layoutInCell="1" allowOverlap="1" wp14:anchorId="6E0B4773" wp14:editId="41C1057B">
                <wp:simplePos x="0" y="0"/>
                <wp:positionH relativeFrom="margin">
                  <wp:align>center</wp:align>
                </wp:positionH>
                <wp:positionV relativeFrom="paragraph">
                  <wp:posOffset>121285</wp:posOffset>
                </wp:positionV>
                <wp:extent cx="1562100" cy="487680"/>
                <wp:effectExtent l="0" t="0" r="19050" b="26670"/>
                <wp:wrapNone/>
                <wp:docPr id="265539136"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593E59" w:rsidRPr="00593E59" w:rsidRDefault="00593E59" w:rsidP="00593E59">
                            <w:pPr>
                              <w:jc w:val="center"/>
                              <w:rPr>
                                <w:lang w:val="en-GB"/>
                              </w:rPr>
                            </w:pPr>
                            <w:r>
                              <w:rPr>
                                <w:lang w:val="en-GB"/>
                              </w:rPr>
                              <w:t>Storage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0B4773" id="_x0000_s1029" style="position:absolute;margin-left:0;margin-top:9.55pt;width:123pt;height:38.4pt;z-index:25166131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" fillcolor="#4472c4 [3204]" strokecolor="#09101d [484]" strokeweight="1pt">
                <v:textbox>
                  <w:txbxContent>
                    <w:p w:rsidR="00593E59" w:rsidRPr="00593E59" w:rsidRDefault="00593E59" w:rsidP="00593E59">
                      <w:pPr>
                        <w:jc w:val="center"/>
                        <w:rPr>
                          <w:lang w:val="en-GB"/>
                        </w:rPr>
                      </w:pPr>
                      <w:r>
                        <w:rPr>
                          <w:lang w:val="en-GB"/>
                        </w:rPr>
                        <w:t>Storage</w:t>
                      </w:r>
                    </w:p>
                  </w:txbxContent>
                </v:textbox>
                <w10:wrap anchorx="margin"/>
              </v:rect>
            </w:pict>
          </mc:Fallback>
        </mc:AlternateContent>
      </w:r>
      <w:r>
        <w:rPr>
          <w:lang w:val="en-GB"/>
        </w:rPr>
        <w:tab/>
      </w:r>
    </w:p>
    <w:p w:rsidR="00593E59" w:rsidRDefault="00593E59" w:rsidP="00593E59">
      <w:pPr>
        <w:tabs>
          <w:tab w:val="left" w:pos="6084"/>
        </w:tabs>
        <w:rPr>
          <w:lang w:val="en-GB"/>
        </w:rPr>
      </w:pPr>
      <w:r>
        <w:rPr>
          <w:lang w:val="en-GB"/>
        </w:rPr>
        <w:tab/>
      </w:r>
    </w:p>
    <w:p w:rsidR="00593E59" w:rsidRDefault="00593E59" w:rsidP="00593E59">
      <w:pPr>
        <w:rPr>
          <w:lang w:val="en-GB"/>
        </w:rPr>
      </w:pPr>
    </w:p>
    <w:p w:rsidR="00593E59" w:rsidRPr="00593E59" w:rsidRDefault="00593E59" w:rsidP="00593E59">
      <w:pPr>
        <w:jc w:val="center"/>
        <w:rPr>
          <w:u w:val="single"/>
          <w:lang w:val="en-GB"/>
        </w:rPr>
      </w:pPr>
      <w:r w:rsidRPr="00593E59">
        <w:rPr>
          <w:u w:val="single"/>
          <w:lang w:val="en-GB"/>
        </w:rPr>
        <w:t>Fig1 Functions of an IS</w:t>
      </w:r>
    </w:p>
    <w:p w:rsidR="00593E59" w:rsidRDefault="00593E59" w:rsidP="00593E59">
      <w:pPr>
        <w:rPr>
          <w:lang w:val="en-GB"/>
        </w:rPr>
      </w:pPr>
      <w:r>
        <w:rPr>
          <w:lang w:val="en-GB"/>
        </w:rPr>
        <w:tab/>
        <w:t>The objective of the IS is therefore to restore information within an organization directly usable by different actors. These different functions allow the actors in relations with the organization to make appropriate decision.</w:t>
      </w:r>
    </w:p>
    <w:p w:rsidR="00593E59" w:rsidRDefault="00593E59" w:rsidP="00593E59">
      <w:pPr>
        <w:rPr>
          <w:lang w:val="en-GB"/>
        </w:rPr>
      </w:pPr>
    </w:p>
    <w:p w:rsidR="00593E59" w:rsidRDefault="00593E59" w:rsidP="00593E59">
      <w:pPr>
        <w:pStyle w:val="Heading2"/>
        <w:rPr>
          <w:lang w:val="en-GB"/>
        </w:rPr>
      </w:pPr>
      <w:r>
        <w:rPr>
          <w:lang w:val="en-GB"/>
        </w:rPr>
        <w:t>Systemic analysis of the IS within a company</w:t>
      </w:r>
    </w:p>
    <w:p w:rsidR="00593E59" w:rsidRDefault="00593E59" w:rsidP="007C3648">
      <w:pPr>
        <w:tabs>
          <w:tab w:val="left" w:pos="720"/>
          <w:tab w:val="left" w:pos="6156"/>
        </w:tabs>
        <w:rPr>
          <w:iCs/>
          <w:lang w:val="en-GB"/>
        </w:rPr>
      </w:pPr>
      <w:r>
        <w:rPr>
          <w:lang w:val="en-GB"/>
        </w:rPr>
        <w:tab/>
      </w:r>
      <w:r w:rsidR="0050199B">
        <w:rPr>
          <w:lang w:val="en-GB"/>
        </w:rPr>
        <w:t xml:space="preserve">The systemic analysis of the company corresponds to an approach in terms of flow, aimed at highlighting the interaction within the company between the IS, the decision making system and the operating system and exchanges between the company and </w:t>
      </w:r>
      <w:r w:rsidR="0050199B">
        <w:rPr>
          <w:iCs/>
          <w:lang w:val="en-GB"/>
        </w:rPr>
        <w:t>it external environment.</w:t>
      </w:r>
    </w:p>
    <w:p w:rsidR="0050199B" w:rsidRDefault="0050199B" w:rsidP="007C3648">
      <w:pPr>
        <w:tabs>
          <w:tab w:val="left" w:pos="720"/>
          <w:tab w:val="left" w:pos="6156"/>
        </w:tabs>
        <w:rPr>
          <w:b/>
          <w:bCs/>
          <w:lang w:val="en-GB"/>
        </w:rPr>
      </w:pPr>
      <w:r>
        <w:rPr>
          <w:iCs/>
          <w:lang w:val="en-GB"/>
        </w:rPr>
        <w:tab/>
        <w:t xml:space="preserve">A company is an </w:t>
      </w:r>
      <w:r w:rsidR="006B09DE">
        <w:rPr>
          <w:iCs/>
          <w:lang w:val="en-GB"/>
        </w:rPr>
        <w:t>economic organization integrate</w:t>
      </w:r>
      <w:r w:rsidR="006B09DE">
        <w:rPr>
          <w:lang w:val="en-GB"/>
        </w:rPr>
        <w:t xml:space="preserve">d into an environment with legal autonomy and combining production factors to produce goods and services intended to be sold on a market. As a result it clearly has all the characteristics of systems as define in the general theory of systems. The most used division is that define according to </w:t>
      </w:r>
      <w:r w:rsidR="006B09DE">
        <w:rPr>
          <w:b/>
          <w:bCs/>
          <w:lang w:val="en-GB"/>
        </w:rPr>
        <w:t xml:space="preserve">Antony’s </w:t>
      </w:r>
      <w:r w:rsidR="006B09DE">
        <w:rPr>
          <w:b/>
          <w:bCs/>
          <w:lang w:val="en-GB"/>
        </w:rPr>
        <w:lastRenderedPageBreak/>
        <w:t>Pyrami</w:t>
      </w:r>
      <w:r w:rsidR="006B09DE" w:rsidRPr="006B09DE">
        <w:rPr>
          <w:b/>
          <w:bCs/>
          <w:lang w:val="en-GB"/>
        </w:rPr>
        <w:t>d</w:t>
      </w:r>
      <w:r w:rsidR="006B09DE">
        <w:rPr>
          <w:b/>
          <w:bCs/>
          <w:lang w:val="en-GB"/>
        </w:rPr>
        <w:t xml:space="preserve"> </w:t>
      </w:r>
      <w:r w:rsidR="007423A3">
        <w:rPr>
          <w:lang w:val="en-GB"/>
        </w:rPr>
        <w:t xml:space="preserve">according to this vision the Organization’s IS can be subdivided into 3 sub systems i.e. </w:t>
      </w:r>
      <w:r w:rsidR="007423A3">
        <w:rPr>
          <w:b/>
          <w:bCs/>
          <w:lang w:val="en-GB"/>
        </w:rPr>
        <w:t xml:space="preserve"> The control system, the information system and the operating system</w:t>
      </w:r>
    </w:p>
    <w:p w:rsidR="007423A3" w:rsidRDefault="007423A3" w:rsidP="007423A3">
      <w:pPr>
        <w:pStyle w:val="Heading3"/>
        <w:rPr>
          <w:lang w:val="en-GB"/>
        </w:rPr>
      </w:pPr>
      <w:r>
        <w:rPr>
          <w:lang w:val="en-GB"/>
        </w:rPr>
        <w:t>The Operating system</w:t>
      </w:r>
    </w:p>
    <w:p w:rsidR="007423A3" w:rsidRDefault="007423A3" w:rsidP="007423A3">
      <w:pPr>
        <w:rPr>
          <w:lang w:val="en-GB"/>
        </w:rPr>
      </w:pPr>
      <w:r>
        <w:rPr>
          <w:lang w:val="en-GB"/>
        </w:rPr>
        <w:t>It is also name as operating system or system of production and carries out the physical production of goods and services. It activities is control by the decision system, it is connected to the environment by external physical flow and to other sub systems  through internal information flow.</w:t>
      </w:r>
    </w:p>
    <w:p w:rsidR="007423A3" w:rsidRDefault="007423A3" w:rsidP="007423A3">
      <w:pPr>
        <w:rPr>
          <w:lang w:val="en-GB"/>
        </w:rPr>
      </w:pPr>
      <w:r w:rsidRPr="007423A3">
        <w:rPr>
          <w:noProof/>
          <w:lang w:val="en-GB"/>
        </w:rPr>
        <mc:AlternateContent>
          <mc:Choice Requires="wps">
            <w:drawing>
              <wp:anchor distT="45720" distB="45720" distL="114300" distR="114300" simplePos="0" relativeHeight="251684864" behindDoc="0" locked="0" layoutInCell="1" allowOverlap="1" wp14:anchorId="3A105813" wp14:editId="200FA14D">
                <wp:simplePos x="0" y="0"/>
                <wp:positionH relativeFrom="margin">
                  <wp:posOffset>4724400</wp:posOffset>
                </wp:positionH>
                <wp:positionV relativeFrom="paragraph">
                  <wp:posOffset>1143000</wp:posOffset>
                </wp:positionV>
                <wp:extent cx="1592580" cy="441960"/>
                <wp:effectExtent l="0" t="0" r="26670" b="15240"/>
                <wp:wrapSquare wrapText="bothSides"/>
                <wp:docPr id="950865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580" cy="441960"/>
                        </a:xfrm>
                        <a:prstGeom prst="rect">
                          <a:avLst/>
                        </a:prstGeom>
                        <a:solidFill>
                          <a:srgbClr val="FFFFFF"/>
                        </a:solidFill>
                        <a:ln w="9525">
                          <a:solidFill>
                            <a:srgbClr val="000000"/>
                          </a:solidFill>
                          <a:miter lim="800000"/>
                          <a:headEnd/>
                          <a:tailEnd/>
                        </a:ln>
                      </wps:spPr>
                      <wps:txbx>
                        <w:txbxContent>
                          <w:p w:rsidR="007423A3" w:rsidRDefault="007423A3" w:rsidP="007423A3">
                            <w:r>
                              <w:rPr>
                                <w:lang w:val="en-GB"/>
                              </w:rPr>
                              <w:t>Decision flow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105813" id="_x0000_t202" coordsize="21600,21600" o:spt="202" path="m,l,21600r21600,l21600,xe">
                <v:stroke joinstyle="miter"/>
                <v:path gradientshapeok="t" o:connecttype="rect"/>
              </v:shapetype>
              <v:shape id="Text Box 2" o:spid="_x0000_s1030" type="#_x0000_t202" style="position:absolute;margin-left:372pt;margin-top:90pt;width:125.4pt;height:34.8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">
                <v:textbox>
                  <w:txbxContent>
                    <w:p w:rsidR="007423A3" w:rsidRDefault="007423A3" w:rsidP="007423A3">
                      <w:r>
                        <w:rPr>
                          <w:lang w:val="en-GB"/>
                        </w:rPr>
                        <w:t>Decision flow</w:t>
                      </w:r>
                    </w:p>
                  </w:txbxContent>
                </v:textbox>
                <w10:wrap type="square" anchorx="margin"/>
              </v:shape>
            </w:pict>
          </mc:Fallback>
        </mc:AlternateContent>
      </w:r>
      <w:r w:rsidRPr="007423A3">
        <w:rPr>
          <w:noProof/>
          <w:lang w:val="en-GB"/>
        </w:rPr>
        <mc:AlternateContent>
          <mc:Choice Requires="wps">
            <w:drawing>
              <wp:anchor distT="45720" distB="45720" distL="114300" distR="114300" simplePos="0" relativeHeight="251680768" behindDoc="0" locked="0" layoutInCell="1" allowOverlap="1">
                <wp:simplePos x="0" y="0"/>
                <wp:positionH relativeFrom="margin">
                  <wp:align>left</wp:align>
                </wp:positionH>
                <wp:positionV relativeFrom="paragraph">
                  <wp:posOffset>312420</wp:posOffset>
                </wp:positionV>
                <wp:extent cx="998220" cy="34290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42900"/>
                        </a:xfrm>
                        <a:prstGeom prst="rect">
                          <a:avLst/>
                        </a:prstGeom>
                        <a:solidFill>
                          <a:srgbClr val="FFFFFF"/>
                        </a:solidFill>
                        <a:ln w="9525">
                          <a:solidFill>
                            <a:srgbClr val="000000"/>
                          </a:solidFill>
                          <a:miter lim="800000"/>
                          <a:headEnd/>
                          <a:tailEnd/>
                        </a:ln>
                      </wps:spPr>
                      <wps:txbx>
                        <w:txbxContent>
                          <w:p w:rsidR="007423A3" w:rsidRDefault="007423A3">
                            <w:r>
                              <w:rPr>
                                <w:lang w:val="en-GB"/>
                              </w:rPr>
                              <w:t>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0;margin-top:24.6pt;width:78.6pt;height:27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">
                <v:textbox>
                  <w:txbxContent>
                    <w:p w:rsidR="007423A3" w:rsidRDefault="007423A3">
                      <w:r>
                        <w:rPr>
                          <w:lang w:val="en-GB"/>
                        </w:rPr>
                        <w:t>Constraints</w:t>
                      </w:r>
                    </w:p>
                  </w:txbxContent>
                </v:textbox>
                <w10:wrap type="square" anchorx="margin"/>
              </v:shape>
            </w:pict>
          </mc:Fallback>
        </mc:AlternateContent>
      </w:r>
      <w:r w:rsidRPr="007423A3">
        <w:rPr>
          <w:noProof/>
          <w:lang w:val="en-GB"/>
        </w:rPr>
        <mc:AlternateContent>
          <mc:Choice Requires="wps">
            <w:drawing>
              <wp:anchor distT="45720" distB="45720" distL="114300" distR="114300" simplePos="0" relativeHeight="251682816" behindDoc="0" locked="0" layoutInCell="1" allowOverlap="1" wp14:anchorId="3A105813" wp14:editId="200FA14D">
                <wp:simplePos x="0" y="0"/>
                <wp:positionH relativeFrom="column">
                  <wp:posOffset>4259580</wp:posOffset>
                </wp:positionH>
                <wp:positionV relativeFrom="paragraph">
                  <wp:posOffset>320040</wp:posOffset>
                </wp:positionV>
                <wp:extent cx="998220" cy="342900"/>
                <wp:effectExtent l="0" t="0" r="11430" b="19050"/>
                <wp:wrapSquare wrapText="bothSides"/>
                <wp:docPr id="12295836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42900"/>
                        </a:xfrm>
                        <a:prstGeom prst="rect">
                          <a:avLst/>
                        </a:prstGeom>
                        <a:solidFill>
                          <a:srgbClr val="FFFFFF"/>
                        </a:solidFill>
                        <a:ln w="9525">
                          <a:solidFill>
                            <a:srgbClr val="000000"/>
                          </a:solidFill>
                          <a:miter lim="800000"/>
                          <a:headEnd/>
                          <a:tailEnd/>
                        </a:ln>
                      </wps:spPr>
                      <wps:txbx>
                        <w:txbxContent>
                          <w:p w:rsidR="007423A3" w:rsidRDefault="007423A3" w:rsidP="007423A3">
                            <w:r>
                              <w:rPr>
                                <w:lang w:val="en-GB"/>
                              </w:rPr>
                              <w:t>Constraints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105813" id="_x0000_s1032" type="#_x0000_t202" style="position:absolute;margin-left:335.4pt;margin-top:25.2pt;width:78.6pt;height:27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">
                <v:textbox>
                  <w:txbxContent>
                    <w:p w:rsidR="007423A3" w:rsidRDefault="007423A3" w:rsidP="007423A3">
                      <w:r>
                        <w:rPr>
                          <w:lang w:val="en-GB"/>
                        </w:rPr>
                        <w:t>Constraints</w:t>
                      </w:r>
                    </w:p>
                  </w:txbxContent>
                </v:textbox>
                <w10:wrap type="square"/>
              </v:shape>
            </w:pict>
          </mc:Fallback>
        </mc:AlternateContent>
      </w:r>
      <w:r>
        <w:rPr>
          <w:noProof/>
          <w:lang w:val="en-GB"/>
        </w:rPr>
        <mc:AlternateContent>
          <mc:Choice Requires="wps">
            <w:drawing>
              <wp:anchor distT="0" distB="0" distL="114300" distR="114300" simplePos="0" relativeHeight="251676672" behindDoc="0" locked="0" layoutInCell="1" allowOverlap="1">
                <wp:simplePos x="0" y="0"/>
                <wp:positionH relativeFrom="column">
                  <wp:posOffset>3253740</wp:posOffset>
                </wp:positionH>
                <wp:positionV relativeFrom="paragraph">
                  <wp:posOffset>434340</wp:posOffset>
                </wp:positionV>
                <wp:extent cx="689610" cy="548640"/>
                <wp:effectExtent l="19050" t="0" r="15240" b="41910"/>
                <wp:wrapNone/>
                <wp:docPr id="1698232986" name="Arrow: Bent-Up 4"/>
                <wp:cNvGraphicFramePr/>
                <a:graphic xmlns:a="http://schemas.openxmlformats.org/drawingml/2006/main">
                  <a:graphicData uri="http://schemas.microsoft.com/office/word/2010/wordprocessingShape">
                    <wps:wsp>
                      <wps:cNvSpPr/>
                      <wps:spPr>
                        <a:xfrm rot="10800000">
                          <a:off x="0" y="0"/>
                          <a:ext cx="689610" cy="548640"/>
                        </a:xfrm>
                        <a:prstGeom prst="bentUpArrow">
                          <a:avLst>
                            <a:gd name="adj1" fmla="val 25000"/>
                            <a:gd name="adj2" fmla="val 25000"/>
                            <a:gd name="adj3" fmla="val 328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3C1FB" id="Arrow: Bent-Up 4" o:spid="_x0000_s1026" style="position:absolute;margin-left:256.2pt;margin-top:34.2pt;width:54.3pt;height:43.2pt;rotation:18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8961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" path="m,411480r483870,l483870,180475r-68580,l552450,,689610,180475r-68580,l621030,548640,,548640,,411480xe" fillcolor="#4472c4 [3204]" strokecolor="#09101d [484]" strokeweight="1pt">
                <v:stroke joinstyle="miter"/>
                <v:path arrowok="t" o:connecttype="custom" o:connectlocs="0,411480;483870,411480;483870,180475;415290,180475;552450,0;689610,180475;621030,180475;621030,548640;0,548640;0,411480" o:connectangles="0,0,0,0,0,0,0,0,0,0"/>
              </v:shape>
            </w:pict>
          </mc:Fallback>
        </mc:AlternateContent>
      </w:r>
      <w:r>
        <w:rPr>
          <w:noProof/>
          <w:lang w:val="en-GB"/>
        </w:rPr>
        <mc:AlternateContent>
          <mc:Choice Requires="wps">
            <w:drawing>
              <wp:anchor distT="0" distB="0" distL="114300" distR="114300" simplePos="0" relativeHeight="251678720" behindDoc="0" locked="0" layoutInCell="1" allowOverlap="1" wp14:anchorId="5FE237B8" wp14:editId="048082BC">
                <wp:simplePos x="0" y="0"/>
                <wp:positionH relativeFrom="column">
                  <wp:posOffset>838200</wp:posOffset>
                </wp:positionH>
                <wp:positionV relativeFrom="paragraph">
                  <wp:posOffset>388620</wp:posOffset>
                </wp:positionV>
                <wp:extent cx="586740" cy="548640"/>
                <wp:effectExtent l="0" t="0" r="41910" b="41910"/>
                <wp:wrapNone/>
                <wp:docPr id="100559965" name="Arrow: Bent-Up 4"/>
                <wp:cNvGraphicFramePr/>
                <a:graphic xmlns:a="http://schemas.openxmlformats.org/drawingml/2006/main">
                  <a:graphicData uri="http://schemas.microsoft.com/office/word/2010/wordprocessingShape">
                    <wps:wsp>
                      <wps:cNvSpPr/>
                      <wps:spPr>
                        <a:xfrm rot="10800000" flipH="1">
                          <a:off x="0" y="0"/>
                          <a:ext cx="586740" cy="548640"/>
                        </a:xfrm>
                        <a:prstGeom prst="bentUpArrow">
                          <a:avLst>
                            <a:gd name="adj1" fmla="val 25000"/>
                            <a:gd name="adj2" fmla="val 25000"/>
                            <a:gd name="adj3" fmla="val 3289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9E995" id="Arrow: Bent-Up 4" o:spid="_x0000_s1026" style="position:absolute;margin-left:66pt;margin-top:30.6pt;width:46.2pt;height:43.2pt;rotation:180;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86740,548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" path="m,411480r381000,l381000,180475r-68580,l449580,,586740,180475r-68580,l518160,548640,,548640,,411480xe" fillcolor="#4472c4 [3204]" strokecolor="#09101d [484]" strokeweight="1pt">
                <v:stroke joinstyle="miter"/>
                <v:path arrowok="t" o:connecttype="custom" o:connectlocs="0,411480;381000,411480;381000,180475;312420,180475;449580,0;586740,180475;518160,180475;518160,548640;0,548640;0,411480" o:connectangles="0,0,0,0,0,0,0,0,0,0"/>
              </v:shape>
            </w:pict>
          </mc:Fallback>
        </mc:AlternateContent>
      </w:r>
      <w:r>
        <w:rPr>
          <w:noProof/>
          <w:lang w:val="en-GB"/>
        </w:rPr>
        <mc:AlternateContent>
          <mc:Choice Requires="wps">
            <w:drawing>
              <wp:anchor distT="0" distB="0" distL="114300" distR="114300" simplePos="0" relativeHeight="251694080" behindDoc="0" locked="0" layoutInCell="1" allowOverlap="1">
                <wp:simplePos x="0" y="0"/>
                <wp:positionH relativeFrom="column">
                  <wp:posOffset>1028700</wp:posOffset>
                </wp:positionH>
                <wp:positionV relativeFrom="paragraph">
                  <wp:posOffset>1028700</wp:posOffset>
                </wp:positionV>
                <wp:extent cx="2560320" cy="518160"/>
                <wp:effectExtent l="0" t="0" r="11430" b="15240"/>
                <wp:wrapNone/>
                <wp:docPr id="2134598457" name="Rectangle 3"/>
                <wp:cNvGraphicFramePr/>
                <a:graphic xmlns:a="http://schemas.openxmlformats.org/drawingml/2006/main">
                  <a:graphicData uri="http://schemas.microsoft.com/office/word/2010/wordprocessingShape">
                    <wps:wsp>
                      <wps:cNvSpPr/>
                      <wps:spPr>
                        <a:xfrm>
                          <a:off x="0" y="0"/>
                          <a:ext cx="256032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423A3" w:rsidRPr="007423A3" w:rsidRDefault="007423A3" w:rsidP="007423A3">
                            <w:pPr>
                              <w:jc w:val="center"/>
                              <w:rPr>
                                <w:lang w:val="en-GB"/>
                              </w:rPr>
                            </w:pPr>
                            <w:r>
                              <w:rPr>
                                <w:lang w:val="en-GB"/>
                              </w:rPr>
                              <w:t>Piloting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33" style="position:absolute;margin-left:81pt;margin-top:81pt;width:201.6pt;height:40.8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" fillcolor="#4472c4 [3204]" strokecolor="#09101d [484]" strokeweight="1pt">
                <v:textbox>
                  <w:txbxContent>
                    <w:p w:rsidR="007423A3" w:rsidRPr="007423A3" w:rsidRDefault="007423A3" w:rsidP="007423A3">
                      <w:pPr>
                        <w:jc w:val="center"/>
                        <w:rPr>
                          <w:lang w:val="en-GB"/>
                        </w:rPr>
                      </w:pPr>
                      <w:r>
                        <w:rPr>
                          <w:lang w:val="en-GB"/>
                        </w:rPr>
                        <w:t>Piloting System</w:t>
                      </w:r>
                    </w:p>
                  </w:txbxContent>
                </v:textbox>
              </v:rect>
            </w:pict>
          </mc:Fallback>
        </mc:AlternateContent>
      </w:r>
      <w:r>
        <w:rPr>
          <w:noProof/>
          <w:lang w:val="en-GB"/>
        </w:rPr>
        <mc:AlternateContent>
          <mc:Choice Requires="wps">
            <w:drawing>
              <wp:anchor distT="0" distB="0" distL="114300" distR="114300" simplePos="0" relativeHeight="251695104" behindDoc="0" locked="0" layoutInCell="1" allowOverlap="1" wp14:anchorId="703B17F7" wp14:editId="26134FA6">
                <wp:simplePos x="0" y="0"/>
                <wp:positionH relativeFrom="column">
                  <wp:posOffset>1028700</wp:posOffset>
                </wp:positionH>
                <wp:positionV relativeFrom="paragraph">
                  <wp:posOffset>1988820</wp:posOffset>
                </wp:positionV>
                <wp:extent cx="2560320" cy="518160"/>
                <wp:effectExtent l="0" t="0" r="11430" b="15240"/>
                <wp:wrapNone/>
                <wp:docPr id="1044026450" name="Rectangle 3"/>
                <wp:cNvGraphicFramePr/>
                <a:graphic xmlns:a="http://schemas.openxmlformats.org/drawingml/2006/main">
                  <a:graphicData uri="http://schemas.microsoft.com/office/word/2010/wordprocessingShape">
                    <wps:wsp>
                      <wps:cNvSpPr/>
                      <wps:spPr>
                        <a:xfrm>
                          <a:off x="0" y="0"/>
                          <a:ext cx="2560320" cy="5181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7423A3" w:rsidRPr="007423A3" w:rsidRDefault="007423A3" w:rsidP="007423A3">
                            <w:pPr>
                              <w:jc w:val="center"/>
                              <w:rPr>
                                <w:lang w:val="en-GB"/>
                              </w:rPr>
                            </w:pPr>
                            <w:r>
                              <w:rPr>
                                <w:lang w:val="en-GB"/>
                              </w:rPr>
                              <w:t>Operating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3B17F7" id="_x0000_s1034" style="position:absolute;margin-left:81pt;margin-top:156.6pt;width:201.6pt;height:40.8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" fillcolor="#4472c4 [3204]" strokecolor="#09101d [484]" strokeweight="1pt">
                <v:textbox>
                  <w:txbxContent>
                    <w:p w:rsidR="007423A3" w:rsidRPr="007423A3" w:rsidRDefault="007423A3" w:rsidP="007423A3">
                      <w:pPr>
                        <w:jc w:val="center"/>
                        <w:rPr>
                          <w:lang w:val="en-GB"/>
                        </w:rPr>
                      </w:pPr>
                      <w:r>
                        <w:rPr>
                          <w:lang w:val="en-GB"/>
                        </w:rPr>
                        <w:t>Operating system</w:t>
                      </w:r>
                    </w:p>
                  </w:txbxContent>
                </v:textbox>
              </v:rect>
            </w:pict>
          </mc:Fallback>
        </mc:AlternateContent>
      </w:r>
    </w:p>
    <w:p w:rsidR="007423A3" w:rsidRPr="007423A3" w:rsidRDefault="007423A3" w:rsidP="007423A3">
      <w:pPr>
        <w:rPr>
          <w:lang w:val="en-GB"/>
        </w:rPr>
      </w:pPr>
    </w:p>
    <w:p w:rsidR="007423A3" w:rsidRPr="007423A3" w:rsidRDefault="007423A3" w:rsidP="007423A3">
      <w:pPr>
        <w:rPr>
          <w:lang w:val="en-GB"/>
        </w:rPr>
      </w:pPr>
    </w:p>
    <w:p w:rsidR="007423A3" w:rsidRPr="007423A3" w:rsidRDefault="00F61173" w:rsidP="007423A3">
      <w:pPr>
        <w:rPr>
          <w:lang w:val="en-GB"/>
        </w:rPr>
      </w:pPr>
      <w:r>
        <w:rPr>
          <w:noProof/>
          <w:lang w:val="en-GB"/>
        </w:rPr>
        <mc:AlternateContent>
          <mc:Choice Requires="wps">
            <w:drawing>
              <wp:anchor distT="0" distB="0" distL="114300" distR="114300" simplePos="0" relativeHeight="251691008" behindDoc="0" locked="0" layoutInCell="1" allowOverlap="1" wp14:anchorId="08940D61" wp14:editId="32D1FE68">
                <wp:simplePos x="0" y="0"/>
                <wp:positionH relativeFrom="column">
                  <wp:posOffset>38100</wp:posOffset>
                </wp:positionH>
                <wp:positionV relativeFrom="paragraph">
                  <wp:posOffset>191770</wp:posOffset>
                </wp:positionV>
                <wp:extent cx="4046220" cy="262890"/>
                <wp:effectExtent l="0" t="19050" r="30480" b="41910"/>
                <wp:wrapNone/>
                <wp:docPr id="377241736" name="Arrow: Right 2"/>
                <wp:cNvGraphicFramePr/>
                <a:graphic xmlns:a="http://schemas.openxmlformats.org/drawingml/2006/main">
                  <a:graphicData uri="http://schemas.microsoft.com/office/word/2010/wordprocessingShape">
                    <wps:wsp>
                      <wps:cNvSpPr/>
                      <wps:spPr>
                        <a:xfrm>
                          <a:off x="0" y="0"/>
                          <a:ext cx="4046220" cy="2628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01DEB" id="Arrow: Right 2" o:spid="_x0000_s1026" type="#_x0000_t13" style="position:absolute;margin-left:3pt;margin-top:15.1pt;width:318.6pt;height:20.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" adj="20898" fillcolor="#4472c4 [3204]" strokecolor="#09101d [484]" strokeweight="1pt"/>
            </w:pict>
          </mc:Fallback>
        </mc:AlternateContent>
      </w:r>
    </w:p>
    <w:p w:rsidR="007423A3" w:rsidRPr="007423A3" w:rsidRDefault="007423A3" w:rsidP="007423A3">
      <w:pPr>
        <w:rPr>
          <w:lang w:val="en-GB"/>
        </w:rPr>
      </w:pPr>
    </w:p>
    <w:p w:rsidR="007423A3" w:rsidRPr="007423A3" w:rsidRDefault="00AC64C1" w:rsidP="00F61173">
      <w:pPr>
        <w:tabs>
          <w:tab w:val="left" w:pos="2772"/>
          <w:tab w:val="center" w:pos="3630"/>
        </w:tabs>
        <w:rPr>
          <w:lang w:val="en-GB"/>
        </w:rPr>
      </w:pPr>
      <w:r>
        <w:rPr>
          <w:noProof/>
          <w:lang w:val="en-GB"/>
        </w:rPr>
        <mc:AlternateContent>
          <mc:Choice Requires="wps">
            <w:drawing>
              <wp:anchor distT="0" distB="0" distL="114300" distR="114300" simplePos="0" relativeHeight="251686912" behindDoc="0" locked="0" layoutInCell="1" allowOverlap="1" wp14:anchorId="08940D61" wp14:editId="32D1FE68">
                <wp:simplePos x="0" y="0"/>
                <wp:positionH relativeFrom="column">
                  <wp:posOffset>1814830</wp:posOffset>
                </wp:positionH>
                <wp:positionV relativeFrom="paragraph">
                  <wp:posOffset>118110</wp:posOffset>
                </wp:positionV>
                <wp:extent cx="346710" cy="167640"/>
                <wp:effectExtent l="0" t="24765" r="47625" b="28575"/>
                <wp:wrapNone/>
                <wp:docPr id="1355585944" name="Arrow: Right 2"/>
                <wp:cNvGraphicFramePr/>
                <a:graphic xmlns:a="http://schemas.openxmlformats.org/drawingml/2006/main">
                  <a:graphicData uri="http://schemas.microsoft.com/office/word/2010/wordprocessingShape">
                    <wps:wsp>
                      <wps:cNvSpPr/>
                      <wps:spPr>
                        <a:xfrm rot="16200000">
                          <a:off x="0" y="0"/>
                          <a:ext cx="346710" cy="1676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D5AC6" id="Arrow: Right 2" o:spid="_x0000_s1026" type="#_x0000_t13" style="position:absolute;margin-left:142.9pt;margin-top:9.3pt;width:27.3pt;height:13.2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" adj="16378" fillcolor="#4472c4 [3204]" strokecolor="#09101d [484]" strokeweight="1pt"/>
            </w:pict>
          </mc:Fallback>
        </mc:AlternateContent>
      </w:r>
      <w:r w:rsidR="00F61173">
        <w:rPr>
          <w:noProof/>
          <w:lang w:val="en-GB"/>
        </w:rPr>
        <mc:AlternateContent>
          <mc:Choice Requires="wps">
            <w:drawing>
              <wp:anchor distT="0" distB="0" distL="114300" distR="114300" simplePos="0" relativeHeight="251688960" behindDoc="0" locked="0" layoutInCell="1" allowOverlap="1" wp14:anchorId="08940D61" wp14:editId="32D1FE68">
                <wp:simplePos x="0" y="0"/>
                <wp:positionH relativeFrom="column">
                  <wp:posOffset>2261235</wp:posOffset>
                </wp:positionH>
                <wp:positionV relativeFrom="paragraph">
                  <wp:posOffset>92710</wp:posOffset>
                </wp:positionV>
                <wp:extent cx="361950" cy="144780"/>
                <wp:effectExtent l="13335" t="5715" r="32385" b="32385"/>
                <wp:wrapNone/>
                <wp:docPr id="1406488537" name="Arrow: Right 2"/>
                <wp:cNvGraphicFramePr/>
                <a:graphic xmlns:a="http://schemas.openxmlformats.org/drawingml/2006/main">
                  <a:graphicData uri="http://schemas.microsoft.com/office/word/2010/wordprocessingShape">
                    <wps:wsp>
                      <wps:cNvSpPr/>
                      <wps:spPr>
                        <a:xfrm rot="5400000">
                          <a:off x="0" y="0"/>
                          <a:ext cx="361950" cy="14478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B39E4C" id="Arrow: Right 2" o:spid="_x0000_s1026" type="#_x0000_t13" style="position:absolute;margin-left:178.05pt;margin-top:7.3pt;width:28.5pt;height:11.4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" adj="17280" fillcolor="#4472c4 [3204]" strokecolor="#09101d [484]" strokeweight="1pt"/>
            </w:pict>
          </mc:Fallback>
        </mc:AlternateContent>
      </w:r>
      <w:r w:rsidR="00F61173">
        <w:rPr>
          <w:lang w:val="en-GB"/>
        </w:rPr>
        <w:tab/>
      </w:r>
      <w:r w:rsidR="00F61173">
        <w:rPr>
          <w:lang w:val="en-GB"/>
        </w:rPr>
        <w:tab/>
      </w:r>
    </w:p>
    <w:p w:rsidR="007423A3" w:rsidRPr="007423A3" w:rsidRDefault="00F61173" w:rsidP="007423A3">
      <w:pPr>
        <w:rPr>
          <w:lang w:val="en-GB"/>
        </w:rPr>
      </w:pPr>
      <w:r>
        <w:rPr>
          <w:noProof/>
          <w:lang w:val="en-GB"/>
        </w:rPr>
        <mc:AlternateContent>
          <mc:Choice Requires="wps">
            <w:drawing>
              <wp:anchor distT="0" distB="0" distL="114300" distR="114300" simplePos="0" relativeHeight="251693056" behindDoc="0" locked="0" layoutInCell="1" allowOverlap="1" wp14:anchorId="15A33285" wp14:editId="30D5CCB1">
                <wp:simplePos x="0" y="0"/>
                <wp:positionH relativeFrom="column">
                  <wp:posOffset>121920</wp:posOffset>
                </wp:positionH>
                <wp:positionV relativeFrom="paragraph">
                  <wp:posOffset>204470</wp:posOffset>
                </wp:positionV>
                <wp:extent cx="4046220" cy="262890"/>
                <wp:effectExtent l="0" t="19050" r="30480" b="41910"/>
                <wp:wrapNone/>
                <wp:docPr id="1468967002" name="Arrow: Right 2"/>
                <wp:cNvGraphicFramePr/>
                <a:graphic xmlns:a="http://schemas.openxmlformats.org/drawingml/2006/main">
                  <a:graphicData uri="http://schemas.microsoft.com/office/word/2010/wordprocessingShape">
                    <wps:wsp>
                      <wps:cNvSpPr/>
                      <wps:spPr>
                        <a:xfrm>
                          <a:off x="0" y="0"/>
                          <a:ext cx="4046220" cy="26289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12255" id="Arrow: Right 2" o:spid="_x0000_s1026" type="#_x0000_t13" style="position:absolute;margin-left:9.6pt;margin-top:16.1pt;width:318.6pt;height:20.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" adj="20898" fillcolor="#4472c4 [3204]" strokecolor="#09101d [484]" strokeweight="1pt"/>
            </w:pict>
          </mc:Fallback>
        </mc:AlternateContent>
      </w:r>
    </w:p>
    <w:p w:rsidR="007423A3" w:rsidRPr="007423A3" w:rsidRDefault="007423A3" w:rsidP="007423A3">
      <w:pPr>
        <w:rPr>
          <w:lang w:val="en-GB"/>
        </w:rPr>
      </w:pPr>
    </w:p>
    <w:p w:rsidR="007423A3" w:rsidRPr="007423A3" w:rsidRDefault="007423A3" w:rsidP="007423A3">
      <w:pPr>
        <w:rPr>
          <w:lang w:val="en-GB"/>
        </w:rPr>
      </w:pPr>
    </w:p>
    <w:p w:rsidR="007423A3" w:rsidRPr="007423A3" w:rsidRDefault="00F61173" w:rsidP="007423A3">
      <w:pPr>
        <w:rPr>
          <w:lang w:val="en-GB"/>
        </w:rPr>
      </w:pPr>
      <w:r>
        <w:rPr>
          <w:lang w:val="en-GB"/>
        </w:rPr>
        <w:t>Fig2: The operating system</w:t>
      </w:r>
    </w:p>
    <w:p w:rsidR="007423A3" w:rsidRDefault="007423A3" w:rsidP="007423A3">
      <w:pPr>
        <w:pStyle w:val="Heading3"/>
        <w:rPr>
          <w:lang w:val="en-GB"/>
        </w:rPr>
      </w:pPr>
      <w:r>
        <w:rPr>
          <w:lang w:val="en-GB"/>
        </w:rPr>
        <w:t>The decision system</w:t>
      </w:r>
    </w:p>
    <w:p w:rsidR="007423A3" w:rsidRDefault="007423A3" w:rsidP="007423A3">
      <w:pPr>
        <w:rPr>
          <w:lang w:val="en-GB"/>
        </w:rPr>
      </w:pPr>
      <w:r>
        <w:rPr>
          <w:lang w:val="en-GB"/>
        </w:rPr>
        <w:t>Also called the piloting system or system of management, it finalizes the company by assigning it objectives. Located at the head of all organizations it include many functions such as regulation decision and</w:t>
      </w:r>
      <w:r w:rsidR="00F61173">
        <w:rPr>
          <w:lang w:val="en-GB"/>
        </w:rPr>
        <w:t xml:space="preserve"> coordination. It is he who direct the operating system, controls it, set objectives and make decisions. He analyses the environment and internal functioning of the company. It ensures monitoring tasks and ensures the regulation of the system. It is connected to other sub systems by flow of internal information.</w:t>
      </w:r>
    </w:p>
    <w:p w:rsidR="00F61173" w:rsidRDefault="00F61173" w:rsidP="00F61173">
      <w:pPr>
        <w:tabs>
          <w:tab w:val="left" w:pos="6660"/>
        </w:tabs>
        <w:rPr>
          <w:lang w:val="en-GB"/>
        </w:rPr>
      </w:pPr>
      <w:r w:rsidRPr="007423A3">
        <w:rPr>
          <w:noProof/>
          <w:lang w:val="en-GB"/>
        </w:rPr>
        <mc:AlternateContent>
          <mc:Choice Requires="wps">
            <w:drawing>
              <wp:anchor distT="45720" distB="45720" distL="114300" distR="114300" simplePos="0" relativeHeight="251708416" behindDoc="0" locked="0" layoutInCell="1" allowOverlap="1" wp14:anchorId="62B5D763" wp14:editId="7514E660">
                <wp:simplePos x="0" y="0"/>
                <wp:positionH relativeFrom="column">
                  <wp:posOffset>1600200</wp:posOffset>
                </wp:positionH>
                <wp:positionV relativeFrom="paragraph">
                  <wp:posOffset>8890</wp:posOffset>
                </wp:positionV>
                <wp:extent cx="975360" cy="259080"/>
                <wp:effectExtent l="0" t="0" r="15240" b="26670"/>
                <wp:wrapSquare wrapText="bothSides"/>
                <wp:docPr id="12741777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259080"/>
                        </a:xfrm>
                        <a:prstGeom prst="rect">
                          <a:avLst/>
                        </a:prstGeom>
                        <a:solidFill>
                          <a:srgbClr val="FFFFFF"/>
                        </a:solidFill>
                        <a:ln w="9525">
                          <a:solidFill>
                            <a:srgbClr val="000000"/>
                          </a:solidFill>
                          <a:miter lim="800000"/>
                          <a:headEnd/>
                          <a:tailEnd/>
                        </a:ln>
                      </wps:spPr>
                      <wps:txbx>
                        <w:txbxContent>
                          <w:p w:rsidR="00F61173" w:rsidRDefault="00F61173" w:rsidP="00F61173">
                            <w:r>
                              <w:rPr>
                                <w:lang w:val="en-GB"/>
                              </w:rPr>
                              <w:t>oriented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5D763" id="_x0000_s1035" type="#_x0000_t202" style="position:absolute;margin-left:126pt;margin-top:.7pt;width:76.8pt;height:20.4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">
                <v:textbox>
                  <w:txbxContent>
                    <w:p w:rsidR="00F61173" w:rsidRDefault="00F61173" w:rsidP="00F61173">
                      <w:r>
                        <w:rPr>
                          <w:lang w:val="en-GB"/>
                        </w:rPr>
                        <w:t>oriented</w:t>
                      </w:r>
                    </w:p>
                  </w:txbxContent>
                </v:textbox>
                <w10:wrap type="square"/>
              </v:shape>
            </w:pict>
          </mc:Fallback>
        </mc:AlternateContent>
      </w:r>
      <w:r>
        <w:rPr>
          <w:noProof/>
          <w:lang w:val="en-GB"/>
        </w:rPr>
        <mc:AlternateContent>
          <mc:Choice Requires="wps">
            <w:drawing>
              <wp:anchor distT="0" distB="0" distL="114300" distR="114300" simplePos="0" relativeHeight="251706368" behindDoc="0" locked="0" layoutInCell="1" allowOverlap="1" wp14:anchorId="7A16E22C" wp14:editId="5AEFB196">
                <wp:simplePos x="0" y="0"/>
                <wp:positionH relativeFrom="column">
                  <wp:posOffset>2712720</wp:posOffset>
                </wp:positionH>
                <wp:positionV relativeFrom="paragraph">
                  <wp:posOffset>245110</wp:posOffset>
                </wp:positionV>
                <wp:extent cx="1318260" cy="678180"/>
                <wp:effectExtent l="0" t="0" r="15240" b="26670"/>
                <wp:wrapNone/>
                <wp:docPr id="61821854" name="Oval 5"/>
                <wp:cNvGraphicFramePr/>
                <a:graphic xmlns:a="http://schemas.openxmlformats.org/drawingml/2006/main">
                  <a:graphicData uri="http://schemas.microsoft.com/office/word/2010/wordprocessingShape">
                    <wps:wsp>
                      <wps:cNvSpPr/>
                      <wps:spPr>
                        <a:xfrm>
                          <a:off x="0" y="0"/>
                          <a:ext cx="1318260" cy="6781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61173" w:rsidRPr="00F61173" w:rsidRDefault="00F61173" w:rsidP="00F61173">
                            <w:pPr>
                              <w:jc w:val="center"/>
                              <w:rPr>
                                <w:lang w:val="en-GB"/>
                              </w:rPr>
                            </w:pPr>
                            <w:r>
                              <w:rPr>
                                <w:lang w:val="en-GB"/>
                              </w:rPr>
                              <w:t>decision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16E22C" id="Oval 5" o:spid="_x0000_s1036" style="position:absolute;margin-left:213.6pt;margin-top:19.3pt;width:103.8pt;height:53.4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" fillcolor="#4472c4 [3204]" strokecolor="#09101d [484]" strokeweight="1pt">
                <v:stroke joinstyle="miter"/>
                <v:textbox>
                  <w:txbxContent>
                    <w:p w:rsidR="00F61173" w:rsidRPr="00F61173" w:rsidRDefault="00F61173" w:rsidP="00F61173">
                      <w:pPr>
                        <w:jc w:val="center"/>
                        <w:rPr>
                          <w:lang w:val="en-GB"/>
                        </w:rPr>
                      </w:pPr>
                      <w:r>
                        <w:rPr>
                          <w:lang w:val="en-GB"/>
                        </w:rPr>
                        <w:t>decision</w:t>
                      </w:r>
                    </w:p>
                  </w:txbxContent>
                </v:textbox>
              </v:oval>
            </w:pict>
          </mc:Fallback>
        </mc:AlternateContent>
      </w:r>
      <w:r>
        <w:rPr>
          <w:noProof/>
          <w:lang w:val="en-GB"/>
        </w:rPr>
        <mc:AlternateContent>
          <mc:Choice Requires="wps">
            <w:drawing>
              <wp:anchor distT="0" distB="0" distL="114300" distR="114300" simplePos="0" relativeHeight="251702272" behindDoc="0" locked="0" layoutInCell="1" allowOverlap="1">
                <wp:simplePos x="0" y="0"/>
                <wp:positionH relativeFrom="column">
                  <wp:posOffset>137160</wp:posOffset>
                </wp:positionH>
                <wp:positionV relativeFrom="paragraph">
                  <wp:posOffset>237490</wp:posOffset>
                </wp:positionV>
                <wp:extent cx="1318260" cy="678180"/>
                <wp:effectExtent l="0" t="0" r="15240" b="26670"/>
                <wp:wrapNone/>
                <wp:docPr id="378038131" name="Oval 5"/>
                <wp:cNvGraphicFramePr/>
                <a:graphic xmlns:a="http://schemas.openxmlformats.org/drawingml/2006/main">
                  <a:graphicData uri="http://schemas.microsoft.com/office/word/2010/wordprocessingShape">
                    <wps:wsp>
                      <wps:cNvSpPr/>
                      <wps:spPr>
                        <a:xfrm>
                          <a:off x="0" y="0"/>
                          <a:ext cx="1318260" cy="6781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61173" w:rsidRPr="00F61173" w:rsidRDefault="00F61173" w:rsidP="00F61173">
                            <w:pPr>
                              <w:jc w:val="center"/>
                              <w:rPr>
                                <w:lang w:val="en-GB"/>
                              </w:rPr>
                            </w:pPr>
                            <w:r>
                              <w:rPr>
                                <w:lang w:val="en-GB"/>
                              </w:rPr>
                              <w:t>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_x0000_s1037" style="position:absolute;margin-left:10.8pt;margin-top:18.7pt;width:103.8pt;height:53.4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" fillcolor="#4472c4 [3204]" strokecolor="#09101d [484]" strokeweight="1pt">
                <v:stroke joinstyle="miter"/>
                <v:textbox>
                  <w:txbxContent>
                    <w:p w:rsidR="00F61173" w:rsidRPr="00F61173" w:rsidRDefault="00F61173" w:rsidP="00F61173">
                      <w:pPr>
                        <w:jc w:val="center"/>
                        <w:rPr>
                          <w:lang w:val="en-GB"/>
                        </w:rPr>
                      </w:pPr>
                      <w:r>
                        <w:rPr>
                          <w:lang w:val="en-GB"/>
                        </w:rPr>
                        <w:t>strategy</w:t>
                      </w:r>
                    </w:p>
                  </w:txbxContent>
                </v:textbox>
              </v:oval>
            </w:pict>
          </mc:Fallback>
        </mc:AlternateContent>
      </w:r>
      <w:r>
        <w:rPr>
          <w:lang w:val="en-GB"/>
        </w:rPr>
        <w:tab/>
      </w:r>
    </w:p>
    <w:p w:rsidR="00F61173" w:rsidRDefault="00F61173" w:rsidP="007423A3">
      <w:pPr>
        <w:rPr>
          <w:lang w:val="en-GB"/>
        </w:rPr>
      </w:pPr>
      <w:r>
        <w:rPr>
          <w:noProof/>
          <w:lang w:val="en-GB"/>
        </w:rPr>
        <mc:AlternateContent>
          <mc:Choice Requires="wps">
            <w:drawing>
              <wp:anchor distT="0" distB="0" distL="114300" distR="114300" simplePos="0" relativeHeight="251701248" behindDoc="0" locked="0" layoutInCell="1" allowOverlap="1" wp14:anchorId="1DEB08FE" wp14:editId="5CC4BFAE">
                <wp:simplePos x="0" y="0"/>
                <wp:positionH relativeFrom="margin">
                  <wp:posOffset>1722120</wp:posOffset>
                </wp:positionH>
                <wp:positionV relativeFrom="paragraph">
                  <wp:posOffset>23495</wp:posOffset>
                </wp:positionV>
                <wp:extent cx="754380" cy="179070"/>
                <wp:effectExtent l="0" t="19050" r="45720" b="30480"/>
                <wp:wrapNone/>
                <wp:docPr id="1557166627" name="Arrow: Right 2"/>
                <wp:cNvGraphicFramePr/>
                <a:graphic xmlns:a="http://schemas.openxmlformats.org/drawingml/2006/main">
                  <a:graphicData uri="http://schemas.microsoft.com/office/word/2010/wordprocessingShape">
                    <wps:wsp>
                      <wps:cNvSpPr/>
                      <wps:spPr>
                        <a:xfrm>
                          <a:off x="0" y="0"/>
                          <a:ext cx="754380" cy="1790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F5274E" id="Arrow: Right 2" o:spid="_x0000_s1026" type="#_x0000_t13" style="position:absolute;margin-left:135.6pt;margin-top:1.85pt;width:59.4pt;height:14.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" adj="19036" fillcolor="#4472c4 [3204]" strokecolor="#09101d [484]" strokeweight="1pt">
                <w10:wrap anchorx="margin"/>
              </v:shape>
            </w:pict>
          </mc:Fallback>
        </mc:AlternateContent>
      </w:r>
      <w:r>
        <w:rPr>
          <w:noProof/>
          <w:lang w:val="en-GB"/>
        </w:rPr>
        <mc:AlternateContent>
          <mc:Choice Requires="wps">
            <w:drawing>
              <wp:anchor distT="0" distB="0" distL="114300" distR="114300" simplePos="0" relativeHeight="251699200" behindDoc="0" locked="0" layoutInCell="1" allowOverlap="1" wp14:anchorId="1DEB08FE" wp14:editId="5CC4BFAE">
                <wp:simplePos x="0" y="0"/>
                <wp:positionH relativeFrom="margin">
                  <wp:posOffset>495299</wp:posOffset>
                </wp:positionH>
                <wp:positionV relativeFrom="paragraph">
                  <wp:posOffset>815974</wp:posOffset>
                </wp:positionV>
                <wp:extent cx="754380" cy="179070"/>
                <wp:effectExtent l="192405" t="0" r="238125" b="0"/>
                <wp:wrapNone/>
                <wp:docPr id="207935526" name="Arrow: Right 2"/>
                <wp:cNvGraphicFramePr/>
                <a:graphic xmlns:a="http://schemas.openxmlformats.org/drawingml/2006/main">
                  <a:graphicData uri="http://schemas.microsoft.com/office/word/2010/wordprocessingShape">
                    <wps:wsp>
                      <wps:cNvSpPr/>
                      <wps:spPr>
                        <a:xfrm rot="13524754">
                          <a:off x="0" y="0"/>
                          <a:ext cx="754380" cy="1790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7E3B59" id="Arrow: Right 2" o:spid="_x0000_s1026" type="#_x0000_t13" style="position:absolute;margin-left:39pt;margin-top:64.25pt;width:59.4pt;height:14.1pt;rotation:-8820322fd;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" adj="19036" fillcolor="#4472c4 [3204]" strokecolor="#09101d [484]" strokeweight="1pt">
                <w10:wrap anchorx="margin"/>
              </v:shape>
            </w:pict>
          </mc:Fallback>
        </mc:AlternateContent>
      </w:r>
      <w:r>
        <w:rPr>
          <w:noProof/>
          <w:lang w:val="en-GB"/>
        </w:rPr>
        <mc:AlternateContent>
          <mc:Choice Requires="wps">
            <w:drawing>
              <wp:anchor distT="0" distB="0" distL="114300" distR="114300" simplePos="0" relativeHeight="251697152" behindDoc="0" locked="0" layoutInCell="1" allowOverlap="1" wp14:anchorId="15A33285" wp14:editId="30D5CCB1">
                <wp:simplePos x="0" y="0"/>
                <wp:positionH relativeFrom="margin">
                  <wp:posOffset>2872740</wp:posOffset>
                </wp:positionH>
                <wp:positionV relativeFrom="paragraph">
                  <wp:posOffset>884556</wp:posOffset>
                </wp:positionV>
                <wp:extent cx="754380" cy="179070"/>
                <wp:effectExtent l="211455" t="0" r="200025" b="0"/>
                <wp:wrapNone/>
                <wp:docPr id="1407760153" name="Arrow: Right 2"/>
                <wp:cNvGraphicFramePr/>
                <a:graphic xmlns:a="http://schemas.openxmlformats.org/drawingml/2006/main">
                  <a:graphicData uri="http://schemas.microsoft.com/office/word/2010/wordprocessingShape">
                    <wps:wsp>
                      <wps:cNvSpPr/>
                      <wps:spPr>
                        <a:xfrm rot="18776613">
                          <a:off x="0" y="0"/>
                          <a:ext cx="754380" cy="17907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06C93E" id="Arrow: Right 2" o:spid="_x0000_s1026" type="#_x0000_t13" style="position:absolute;margin-left:226.2pt;margin-top:69.65pt;width:59.4pt;height:14.1pt;rotation:-3083892fd;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" adj="19036" fillcolor="#4472c4 [3204]" strokecolor="#09101d [484]" strokeweight="1pt">
                <w10:wrap anchorx="margin"/>
              </v:shape>
            </w:pict>
          </mc:Fallback>
        </mc:AlternateContent>
      </w:r>
    </w:p>
    <w:p w:rsidR="00F61173" w:rsidRPr="00F61173" w:rsidRDefault="00F61173" w:rsidP="00F61173">
      <w:pPr>
        <w:rPr>
          <w:lang w:val="en-GB"/>
        </w:rPr>
      </w:pPr>
    </w:p>
    <w:p w:rsidR="00F61173" w:rsidRPr="00F61173" w:rsidRDefault="00F61173" w:rsidP="00F61173">
      <w:pPr>
        <w:rPr>
          <w:lang w:val="en-GB"/>
        </w:rPr>
      </w:pPr>
      <w:r>
        <w:rPr>
          <w:noProof/>
          <w:lang w:val="en-GB"/>
        </w:rPr>
        <mc:AlternateContent>
          <mc:Choice Requires="wps">
            <w:drawing>
              <wp:anchor distT="0" distB="0" distL="114300" distR="114300" simplePos="0" relativeHeight="251704320" behindDoc="0" locked="0" layoutInCell="1" allowOverlap="1" wp14:anchorId="7A16E22C" wp14:editId="5AEFB196">
                <wp:simplePos x="0" y="0"/>
                <wp:positionH relativeFrom="column">
                  <wp:posOffset>1459230</wp:posOffset>
                </wp:positionH>
                <wp:positionV relativeFrom="paragraph">
                  <wp:posOffset>246380</wp:posOffset>
                </wp:positionV>
                <wp:extent cx="1318260" cy="678180"/>
                <wp:effectExtent l="0" t="0" r="15240" b="26670"/>
                <wp:wrapNone/>
                <wp:docPr id="573666340" name="Oval 5"/>
                <wp:cNvGraphicFramePr/>
                <a:graphic xmlns:a="http://schemas.openxmlformats.org/drawingml/2006/main">
                  <a:graphicData uri="http://schemas.microsoft.com/office/word/2010/wordprocessingShape">
                    <wps:wsp>
                      <wps:cNvSpPr/>
                      <wps:spPr>
                        <a:xfrm>
                          <a:off x="0" y="0"/>
                          <a:ext cx="1318260" cy="6781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F61173" w:rsidRPr="00F61173" w:rsidRDefault="00F61173" w:rsidP="00F61173">
                            <w:pPr>
                              <w:jc w:val="center"/>
                              <w:rPr>
                                <w:lang w:val="en-GB"/>
                              </w:rPr>
                            </w:pPr>
                            <w:r>
                              <w:rPr>
                                <w:lang w:val="en-GB"/>
                              </w:rPr>
                              <w:t>measure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A16E22C" id="_x0000_s1038" style="position:absolute;margin-left:114.9pt;margin-top:19.4pt;width:103.8pt;height:53.4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" fillcolor="#4472c4 [3204]" strokecolor="#09101d [484]" strokeweight="1pt">
                <v:stroke joinstyle="miter"/>
                <v:textbox>
                  <w:txbxContent>
                    <w:p w:rsidR="00F61173" w:rsidRPr="00F61173" w:rsidRDefault="00F61173" w:rsidP="00F61173">
                      <w:pPr>
                        <w:jc w:val="center"/>
                        <w:rPr>
                          <w:lang w:val="en-GB"/>
                        </w:rPr>
                      </w:pPr>
                      <w:r>
                        <w:rPr>
                          <w:lang w:val="en-GB"/>
                        </w:rPr>
                        <w:t>measure</w:t>
                      </w:r>
                    </w:p>
                  </w:txbxContent>
                </v:textbox>
              </v:oval>
            </w:pict>
          </mc:Fallback>
        </mc:AlternateContent>
      </w:r>
    </w:p>
    <w:p w:rsidR="00F61173" w:rsidRPr="00F61173" w:rsidRDefault="00F61173" w:rsidP="00F61173">
      <w:pPr>
        <w:tabs>
          <w:tab w:val="left" w:pos="4248"/>
          <w:tab w:val="left" w:pos="5640"/>
        </w:tabs>
        <w:rPr>
          <w:lang w:val="en-GB"/>
        </w:rPr>
      </w:pPr>
      <w:r w:rsidRPr="007423A3">
        <w:rPr>
          <w:noProof/>
          <w:lang w:val="en-GB"/>
        </w:rPr>
        <mc:AlternateContent>
          <mc:Choice Requires="wps">
            <w:drawing>
              <wp:anchor distT="45720" distB="45720" distL="114300" distR="114300" simplePos="0" relativeHeight="251712512" behindDoc="0" locked="0" layoutInCell="1" allowOverlap="1" wp14:anchorId="62B5D763" wp14:editId="7514E660">
                <wp:simplePos x="0" y="0"/>
                <wp:positionH relativeFrom="column">
                  <wp:posOffset>3425190</wp:posOffset>
                </wp:positionH>
                <wp:positionV relativeFrom="paragraph">
                  <wp:posOffset>22786</wp:posOffset>
                </wp:positionV>
                <wp:extent cx="998220" cy="342900"/>
                <wp:effectExtent l="0" t="0" r="11430" b="19050"/>
                <wp:wrapSquare wrapText="bothSides"/>
                <wp:docPr id="1313081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42900"/>
                        </a:xfrm>
                        <a:prstGeom prst="rect">
                          <a:avLst/>
                        </a:prstGeom>
                        <a:solidFill>
                          <a:srgbClr val="FFFFFF"/>
                        </a:solidFill>
                        <a:ln w="9525">
                          <a:solidFill>
                            <a:srgbClr val="000000"/>
                          </a:solidFill>
                          <a:miter lim="800000"/>
                          <a:headEnd/>
                          <a:tailEnd/>
                        </a:ln>
                      </wps:spPr>
                      <wps:txbx>
                        <w:txbxContent>
                          <w:p w:rsidR="00F61173" w:rsidRDefault="00F61173" w:rsidP="00F61173">
                            <w:r>
                              <w:rPr>
                                <w:lang w:val="en-GB"/>
                              </w:rPr>
                              <w:t>Act/react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5D763" id="_x0000_s1039" type="#_x0000_t202" style="position:absolute;margin-left:269.7pt;margin-top:1.8pt;width:78.6pt;height:27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">
                <v:textbox>
                  <w:txbxContent>
                    <w:p w:rsidR="00F61173" w:rsidRDefault="00F61173" w:rsidP="00F61173">
                      <w:r>
                        <w:rPr>
                          <w:lang w:val="en-GB"/>
                        </w:rPr>
                        <w:t>Act/react</w:t>
                      </w:r>
                    </w:p>
                  </w:txbxContent>
                </v:textbox>
                <w10:wrap type="square"/>
              </v:shape>
            </w:pict>
          </mc:Fallback>
        </mc:AlternateContent>
      </w:r>
      <w:r w:rsidRPr="007423A3">
        <w:rPr>
          <w:noProof/>
          <w:lang w:val="en-GB"/>
        </w:rPr>
        <mc:AlternateContent>
          <mc:Choice Requires="wps">
            <w:drawing>
              <wp:anchor distT="45720" distB="45720" distL="114300" distR="114300" simplePos="0" relativeHeight="251710464" behindDoc="0" locked="0" layoutInCell="1" allowOverlap="1" wp14:anchorId="62B5D763" wp14:editId="7514E660">
                <wp:simplePos x="0" y="0"/>
                <wp:positionH relativeFrom="column">
                  <wp:posOffset>-259080</wp:posOffset>
                </wp:positionH>
                <wp:positionV relativeFrom="paragraph">
                  <wp:posOffset>91440</wp:posOffset>
                </wp:positionV>
                <wp:extent cx="998220" cy="342900"/>
                <wp:effectExtent l="0" t="0" r="11430" b="19050"/>
                <wp:wrapSquare wrapText="bothSides"/>
                <wp:docPr id="2128723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8220" cy="342900"/>
                        </a:xfrm>
                        <a:prstGeom prst="rect">
                          <a:avLst/>
                        </a:prstGeom>
                        <a:solidFill>
                          <a:srgbClr val="FFFFFF"/>
                        </a:solidFill>
                        <a:ln w="9525">
                          <a:solidFill>
                            <a:srgbClr val="000000"/>
                          </a:solidFill>
                          <a:miter lim="800000"/>
                          <a:headEnd/>
                          <a:tailEnd/>
                        </a:ln>
                      </wps:spPr>
                      <wps:txbx>
                        <w:txbxContent>
                          <w:p w:rsidR="00F61173" w:rsidRDefault="00F61173" w:rsidP="00F61173">
                            <w:r>
                              <w:rPr>
                                <w:lang w:val="en-GB"/>
                              </w:rPr>
                              <w:t>Revise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B5D763" id="_x0000_s1040" type="#_x0000_t202" style="position:absolute;margin-left:-20.4pt;margin-top:7.2pt;width:78.6pt;height:27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">
                <v:textbox>
                  <w:txbxContent>
                    <w:p w:rsidR="00F61173" w:rsidRDefault="00F61173" w:rsidP="00F61173">
                      <w:r>
                        <w:rPr>
                          <w:lang w:val="en-GB"/>
                        </w:rPr>
                        <w:t>Revise</w:t>
                      </w:r>
                    </w:p>
                  </w:txbxContent>
                </v:textbox>
                <w10:wrap type="square"/>
              </v:shape>
            </w:pict>
          </mc:Fallback>
        </mc:AlternateContent>
      </w:r>
      <w:r>
        <w:rPr>
          <w:lang w:val="en-GB"/>
        </w:rPr>
        <w:tab/>
      </w:r>
      <w:r>
        <w:rPr>
          <w:lang w:val="en-GB"/>
        </w:rPr>
        <w:tab/>
      </w:r>
    </w:p>
    <w:p w:rsidR="00F61173" w:rsidRDefault="00F61173" w:rsidP="00F61173">
      <w:pPr>
        <w:rPr>
          <w:lang w:val="en-GB"/>
        </w:rPr>
      </w:pPr>
    </w:p>
    <w:p w:rsidR="00F61173" w:rsidRDefault="00F61173" w:rsidP="00F61173">
      <w:pPr>
        <w:rPr>
          <w:lang w:val="en-GB"/>
        </w:rPr>
      </w:pPr>
      <w:r>
        <w:rPr>
          <w:lang w:val="en-GB"/>
        </w:rPr>
        <w:t>Fig3: The Piloting system</w:t>
      </w:r>
    </w:p>
    <w:p w:rsidR="00916F08" w:rsidRDefault="00F61173" w:rsidP="00916F08">
      <w:pPr>
        <w:rPr>
          <w:lang w:val="en-GB"/>
        </w:rPr>
      </w:pPr>
      <w:r>
        <w:rPr>
          <w:lang w:val="en-GB"/>
        </w:rPr>
        <w:lastRenderedPageBreak/>
        <w:t>Play a central role since it supply the company with info. To do this it stores info process it and communicate it to both other sub systems to which it is connected to. All companies info originally internal or external passes through the IS. The figure below shows how the different sub systems are independent</w:t>
      </w:r>
      <w:r w:rsidR="00916F08">
        <w:rPr>
          <w:lang w:val="en-GB"/>
        </w:rPr>
        <w:tab/>
      </w:r>
    </w:p>
    <w:p w:rsidR="00916F08" w:rsidRPr="00593E59" w:rsidRDefault="00916F08" w:rsidP="00351C15">
      <w:pPr>
        <w:tabs>
          <w:tab w:val="left" w:pos="3864"/>
        </w:tabs>
        <w:rPr>
          <w:lang w:val="en-GB"/>
        </w:rPr>
      </w:pPr>
      <w:r>
        <w:rPr>
          <w:noProof/>
          <w:lang w:val="en-GB"/>
        </w:rPr>
        <mc:AlternateContent>
          <mc:Choice Requires="wps">
            <w:drawing>
              <wp:anchor distT="0" distB="0" distL="114300" distR="114300" simplePos="0" relativeHeight="251739136" behindDoc="0" locked="0" layoutInCell="1" allowOverlap="1">
                <wp:simplePos x="0" y="0"/>
                <wp:positionH relativeFrom="column">
                  <wp:posOffset>617220</wp:posOffset>
                </wp:positionH>
                <wp:positionV relativeFrom="paragraph">
                  <wp:posOffset>73025</wp:posOffset>
                </wp:positionV>
                <wp:extent cx="4808220" cy="3688080"/>
                <wp:effectExtent l="0" t="0" r="11430" b="26670"/>
                <wp:wrapNone/>
                <wp:docPr id="982322463" name="Rectangle 7"/>
                <wp:cNvGraphicFramePr/>
                <a:graphic xmlns:a="http://schemas.openxmlformats.org/drawingml/2006/main">
                  <a:graphicData uri="http://schemas.microsoft.com/office/word/2010/wordprocessingShape">
                    <wps:wsp>
                      <wps:cNvSpPr/>
                      <wps:spPr>
                        <a:xfrm>
                          <a:off x="0" y="0"/>
                          <a:ext cx="4808220" cy="3688080"/>
                        </a:xfrm>
                        <a:prstGeom prst="rect">
                          <a:avLst/>
                        </a:prstGeom>
                        <a:noFill/>
                        <a:ln>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5AD7D0" id="Rectangle 7" o:spid="_x0000_s1026" style="position:absolute;margin-left:48.6pt;margin-top:5.75pt;width:378.6pt;height:290.4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" filled="f" strokecolor="#a8d08d [1945]" strokeweight="1pt"/>
            </w:pict>
          </mc:Fallback>
        </mc:AlternateContent>
      </w:r>
      <w:r>
        <w:rPr>
          <w:noProof/>
          <w:lang w:val="en-GB"/>
        </w:rPr>
        <mc:AlternateContent>
          <mc:Choice Requires="wps">
            <w:drawing>
              <wp:anchor distT="0" distB="0" distL="114300" distR="114300" simplePos="0" relativeHeight="251714560" behindDoc="0" locked="0" layoutInCell="1" allowOverlap="1" wp14:anchorId="7A3158A4" wp14:editId="52227B72">
                <wp:simplePos x="0" y="0"/>
                <wp:positionH relativeFrom="column">
                  <wp:posOffset>2042160</wp:posOffset>
                </wp:positionH>
                <wp:positionV relativeFrom="paragraph">
                  <wp:posOffset>194945</wp:posOffset>
                </wp:positionV>
                <wp:extent cx="1562100" cy="487680"/>
                <wp:effectExtent l="0" t="0" r="19050" b="26670"/>
                <wp:wrapNone/>
                <wp:docPr id="1070588340"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16F08" w:rsidRPr="00593E59" w:rsidRDefault="00916F08" w:rsidP="00916F08">
                            <w:pPr>
                              <w:jc w:val="center"/>
                              <w:rPr>
                                <w:lang w:val="en-GB"/>
                              </w:rPr>
                            </w:pPr>
                            <w:r>
                              <w:rPr>
                                <w:lang w:val="en-GB"/>
                              </w:rPr>
                              <w:t>Piloting sy</w:t>
                            </w:r>
                            <w:r w:rsidR="00351C15">
                              <w:rPr>
                                <w:lang w:val="en-GB"/>
                              </w:rPr>
                              <w:t>s</w:t>
                            </w:r>
                            <w:r>
                              <w:rPr>
                                <w:lang w:val="en-GB"/>
                              </w:rPr>
                              <w:t>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3158A4" id="_x0000_s1041" style="position:absolute;margin-left:160.8pt;margin-top:15.35pt;width:123pt;height:38.4pt;z-index:251714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" fillcolor="#4472c4 [3204]" strokecolor="#09101d [484]" strokeweight="1pt">
                <v:textbox>
                  <w:txbxContent>
                    <w:p w:rsidR="00916F08" w:rsidRPr="00593E59" w:rsidRDefault="00916F08" w:rsidP="00916F08">
                      <w:pPr>
                        <w:jc w:val="center"/>
                        <w:rPr>
                          <w:lang w:val="en-GB"/>
                        </w:rPr>
                      </w:pPr>
                      <w:r>
                        <w:rPr>
                          <w:lang w:val="en-GB"/>
                        </w:rPr>
                        <w:t>Piloting sy</w:t>
                      </w:r>
                      <w:r w:rsidR="00351C15">
                        <w:rPr>
                          <w:lang w:val="en-GB"/>
                        </w:rPr>
                        <w:t>s</w:t>
                      </w:r>
                      <w:r>
                        <w:rPr>
                          <w:lang w:val="en-GB"/>
                        </w:rPr>
                        <w:t>tem</w:t>
                      </w:r>
                    </w:p>
                  </w:txbxContent>
                </v:textbox>
              </v:rect>
            </w:pict>
          </mc:Fallback>
        </mc:AlternateContent>
      </w:r>
      <w:r w:rsidR="00351C15">
        <w:rPr>
          <w:lang w:val="en-GB"/>
        </w:rPr>
        <w:tab/>
        <w:t>Enterprise</w:t>
      </w:r>
    </w:p>
    <w:p w:rsidR="00916F08" w:rsidRPr="00593E59" w:rsidRDefault="00916F08" w:rsidP="00916F08">
      <w:pPr>
        <w:rPr>
          <w:lang w:val="en-GB"/>
        </w:rPr>
      </w:pPr>
    </w:p>
    <w:p w:rsidR="00916F08" w:rsidRPr="00593E59" w:rsidRDefault="00916F08" w:rsidP="00916F08">
      <w:pPr>
        <w:tabs>
          <w:tab w:val="left" w:pos="2616"/>
        </w:tabs>
        <w:rPr>
          <w:lang w:val="en-GB"/>
        </w:rPr>
      </w:pPr>
      <w:r w:rsidRPr="007423A3">
        <w:rPr>
          <w:noProof/>
          <w:lang w:val="en-GB"/>
        </w:rPr>
        <mc:AlternateContent>
          <mc:Choice Requires="wps">
            <w:drawing>
              <wp:anchor distT="45720" distB="45720" distL="114300" distR="114300" simplePos="0" relativeHeight="251734016" behindDoc="0" locked="0" layoutInCell="1" allowOverlap="1" wp14:anchorId="116D31C0" wp14:editId="251A501E">
                <wp:simplePos x="0" y="0"/>
                <wp:positionH relativeFrom="column">
                  <wp:posOffset>3581400</wp:posOffset>
                </wp:positionH>
                <wp:positionV relativeFrom="paragraph">
                  <wp:posOffset>154940</wp:posOffset>
                </wp:positionV>
                <wp:extent cx="1219200" cy="449580"/>
                <wp:effectExtent l="0" t="0" r="19050" b="26670"/>
                <wp:wrapSquare wrapText="bothSides"/>
                <wp:docPr id="3284053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44958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D31C0" id="_x0000_s1042" type="#_x0000_t202" style="position:absolute;margin-left:282pt;margin-top:12.2pt;width:96pt;height:35.4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">
                <v:textbox>
                  <w:txbxContent>
                    <w:p w:rsidR="00916F08" w:rsidRDefault="00916F08" w:rsidP="00916F08">
                      <w:r>
                        <w:rPr>
                          <w:lang w:val="en-GB"/>
                        </w:rPr>
                        <w:t>Information</w:t>
                      </w:r>
                    </w:p>
                  </w:txbxContent>
                </v:textbox>
                <w10:wrap type="square"/>
              </v:shape>
            </w:pict>
          </mc:Fallback>
        </mc:AlternateContent>
      </w:r>
      <w:r w:rsidRPr="007423A3">
        <w:rPr>
          <w:noProof/>
          <w:lang w:val="en-GB"/>
        </w:rPr>
        <mc:AlternateContent>
          <mc:Choice Requires="wps">
            <w:drawing>
              <wp:anchor distT="45720" distB="45720" distL="114300" distR="114300" simplePos="0" relativeHeight="251731968" behindDoc="0" locked="0" layoutInCell="1" allowOverlap="1" wp14:anchorId="70CC92C7" wp14:editId="7327BFCC">
                <wp:simplePos x="0" y="0"/>
                <wp:positionH relativeFrom="column">
                  <wp:posOffset>883920</wp:posOffset>
                </wp:positionH>
                <wp:positionV relativeFrom="paragraph">
                  <wp:posOffset>166370</wp:posOffset>
                </wp:positionV>
                <wp:extent cx="1295400" cy="518160"/>
                <wp:effectExtent l="0" t="0" r="19050" b="15240"/>
                <wp:wrapSquare wrapText="bothSides"/>
                <wp:docPr id="16188477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5400" cy="51816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Decision top memorise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CC92C7" id="_x0000_s1043" type="#_x0000_t202" style="position:absolute;margin-left:69.6pt;margin-top:13.1pt;width:102pt;height:40.8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">
                <v:textbox>
                  <w:txbxContent>
                    <w:p w:rsidR="00916F08" w:rsidRDefault="00916F08" w:rsidP="00916F08">
                      <w:r>
                        <w:rPr>
                          <w:lang w:val="en-GB"/>
                        </w:rPr>
                        <w:t>Decision top memorise</w:t>
                      </w:r>
                    </w:p>
                  </w:txbxContent>
                </v:textbox>
                <w10:wrap type="square"/>
              </v:shape>
            </w:pict>
          </mc:Fallback>
        </mc:AlternateContent>
      </w:r>
      <w:r>
        <w:rPr>
          <w:noProof/>
          <w:lang w:val="en-GB"/>
        </w:rPr>
        <mc:AlternateContent>
          <mc:Choice Requires="wps">
            <w:drawing>
              <wp:anchor distT="0" distB="0" distL="114300" distR="114300" simplePos="0" relativeHeight="251719680" behindDoc="0" locked="0" layoutInCell="1" allowOverlap="1" wp14:anchorId="0FE6A599" wp14:editId="1E6BA89D">
                <wp:simplePos x="0" y="0"/>
                <wp:positionH relativeFrom="column">
                  <wp:posOffset>2876550</wp:posOffset>
                </wp:positionH>
                <wp:positionV relativeFrom="paragraph">
                  <wp:posOffset>303530</wp:posOffset>
                </wp:positionV>
                <wp:extent cx="548640" cy="190500"/>
                <wp:effectExtent l="7620" t="0" r="30480" b="30480"/>
                <wp:wrapNone/>
                <wp:docPr id="1414582337" name="Arrow: Right 2"/>
                <wp:cNvGraphicFramePr/>
                <a:graphic xmlns:a="http://schemas.openxmlformats.org/drawingml/2006/main">
                  <a:graphicData uri="http://schemas.microsoft.com/office/word/2010/wordprocessingShape">
                    <wps:wsp>
                      <wps:cNvSpPr/>
                      <wps:spPr>
                        <a:xfrm rot="5400000">
                          <a:off x="0" y="0"/>
                          <a:ext cx="54864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CFAF4" id="Arrow: Right 2" o:spid="_x0000_s1026" type="#_x0000_t13" style="position:absolute;margin-left:226.5pt;margin-top:23.9pt;width:43.2pt;height:15pt;rotation:9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" adj="17850" fillcolor="#4472c4 [3204]" strokecolor="#09101d [484]" strokeweight="1pt"/>
            </w:pict>
          </mc:Fallback>
        </mc:AlternateContent>
      </w:r>
      <w:r>
        <w:rPr>
          <w:lang w:val="en-GB"/>
        </w:rPr>
        <w:tab/>
      </w:r>
    </w:p>
    <w:p w:rsidR="00916F08" w:rsidRPr="00593E59" w:rsidRDefault="00351C15" w:rsidP="00916F08">
      <w:pPr>
        <w:rPr>
          <w:lang w:val="en-GB"/>
        </w:rPr>
      </w:pPr>
      <w:r w:rsidRPr="007423A3">
        <w:rPr>
          <w:noProof/>
          <w:lang w:val="en-GB"/>
        </w:rPr>
        <mc:AlternateContent>
          <mc:Choice Requires="wps">
            <w:drawing>
              <wp:anchor distT="45720" distB="45720" distL="114300" distR="114300" simplePos="0" relativeHeight="251756544" behindDoc="0" locked="0" layoutInCell="1" allowOverlap="1" wp14:anchorId="33209437" wp14:editId="03E2D588">
                <wp:simplePos x="0" y="0"/>
                <wp:positionH relativeFrom="column">
                  <wp:posOffset>-1508125</wp:posOffset>
                </wp:positionH>
                <wp:positionV relativeFrom="paragraph">
                  <wp:posOffset>438785</wp:posOffset>
                </wp:positionV>
                <wp:extent cx="1768475" cy="362585"/>
                <wp:effectExtent l="93345" t="40005" r="96520" b="39370"/>
                <wp:wrapSquare wrapText="bothSides"/>
                <wp:docPr id="849034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496124">
                          <a:off x="0" y="0"/>
                          <a:ext cx="1768475" cy="362585"/>
                        </a:xfrm>
                        <a:prstGeom prst="rect">
                          <a:avLst/>
                        </a:prstGeom>
                        <a:solidFill>
                          <a:srgbClr val="FFFFFF"/>
                        </a:solidFill>
                        <a:ln w="9525">
                          <a:solidFill>
                            <a:srgbClr val="000000"/>
                          </a:solidFill>
                          <a:miter lim="800000"/>
                          <a:headEnd/>
                          <a:tailEnd/>
                        </a:ln>
                      </wps:spPr>
                      <wps:txbx>
                        <w:txbxContent>
                          <w:p w:rsidR="00351C15" w:rsidRDefault="00351C15" w:rsidP="00351C15">
                            <w:r>
                              <w:rPr>
                                <w:lang w:val="en-GB"/>
                              </w:rPr>
                              <w:t>Internal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209437" id="_x0000_s1044" type="#_x0000_t202" style="position:absolute;margin-left:-118.75pt;margin-top:34.55pt;width:139.25pt;height:28.55pt;rotation:-5574794fd;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">
                <v:textbox>
                  <w:txbxContent>
                    <w:p w:rsidR="00351C15" w:rsidRDefault="00351C15" w:rsidP="00351C15">
                      <w:r>
                        <w:rPr>
                          <w:lang w:val="en-GB"/>
                        </w:rPr>
                        <w:t>Internal environment</w:t>
                      </w:r>
                    </w:p>
                  </w:txbxContent>
                </v:textbox>
                <w10:wrap type="square"/>
              </v:shape>
            </w:pict>
          </mc:Fallback>
        </mc:AlternateContent>
      </w:r>
      <w:r w:rsidR="00916F08">
        <w:rPr>
          <w:noProof/>
          <w:lang w:val="en-GB"/>
        </w:rPr>
        <mc:AlternateContent>
          <mc:Choice Requires="wps">
            <w:drawing>
              <wp:anchor distT="0" distB="0" distL="114300" distR="114300" simplePos="0" relativeHeight="251718656" behindDoc="0" locked="0" layoutInCell="1" allowOverlap="1" wp14:anchorId="23305432" wp14:editId="101ACEBE">
                <wp:simplePos x="0" y="0"/>
                <wp:positionH relativeFrom="column">
                  <wp:posOffset>2244090</wp:posOffset>
                </wp:positionH>
                <wp:positionV relativeFrom="paragraph">
                  <wp:posOffset>1270</wp:posOffset>
                </wp:positionV>
                <wp:extent cx="548640" cy="190500"/>
                <wp:effectExtent l="7620" t="11430" r="30480" b="11430"/>
                <wp:wrapNone/>
                <wp:docPr id="717088790" name="Arrow: Right 2"/>
                <wp:cNvGraphicFramePr/>
                <a:graphic xmlns:a="http://schemas.openxmlformats.org/drawingml/2006/main">
                  <a:graphicData uri="http://schemas.microsoft.com/office/word/2010/wordprocessingShape">
                    <wps:wsp>
                      <wps:cNvSpPr/>
                      <wps:spPr>
                        <a:xfrm rot="16200000">
                          <a:off x="0" y="0"/>
                          <a:ext cx="54864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DEB67" id="Arrow: Right 2" o:spid="_x0000_s1026" type="#_x0000_t13" style="position:absolute;margin-left:176.7pt;margin-top:.1pt;width:43.2pt;height:15pt;rotation:-9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" adj="17850" fillcolor="#4472c4 [3204]" strokecolor="#09101d [484]" strokeweight="1pt"/>
            </w:pict>
          </mc:Fallback>
        </mc:AlternateContent>
      </w:r>
    </w:p>
    <w:p w:rsidR="00916F08" w:rsidRDefault="00351C15" w:rsidP="00916F08">
      <w:pPr>
        <w:tabs>
          <w:tab w:val="left" w:pos="2532"/>
        </w:tabs>
        <w:rPr>
          <w:lang w:val="en-GB"/>
        </w:rPr>
      </w:pPr>
      <w:r w:rsidRPr="007423A3">
        <w:rPr>
          <w:noProof/>
          <w:lang w:val="en-GB"/>
        </w:rPr>
        <mc:AlternateContent>
          <mc:Choice Requires="wps">
            <w:drawing>
              <wp:anchor distT="45720" distB="45720" distL="114300" distR="114300" simplePos="0" relativeHeight="251758592" behindDoc="0" locked="0" layoutInCell="1" allowOverlap="1" wp14:anchorId="25ABDD17" wp14:editId="4D4D7CEB">
                <wp:simplePos x="0" y="0"/>
                <wp:positionH relativeFrom="column">
                  <wp:posOffset>5464810</wp:posOffset>
                </wp:positionH>
                <wp:positionV relativeFrom="paragraph">
                  <wp:posOffset>45720</wp:posOffset>
                </wp:positionV>
                <wp:extent cx="1826895" cy="481965"/>
                <wp:effectExtent l="5715" t="0" r="26670" b="26670"/>
                <wp:wrapSquare wrapText="bothSides"/>
                <wp:docPr id="454646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826895" cy="481965"/>
                        </a:xfrm>
                        <a:prstGeom prst="rect">
                          <a:avLst/>
                        </a:prstGeom>
                        <a:solidFill>
                          <a:srgbClr val="FFFFFF"/>
                        </a:solidFill>
                        <a:ln w="9525">
                          <a:solidFill>
                            <a:srgbClr val="000000"/>
                          </a:solidFill>
                          <a:miter lim="800000"/>
                          <a:headEnd/>
                          <a:tailEnd/>
                        </a:ln>
                      </wps:spPr>
                      <wps:txbx>
                        <w:txbxContent>
                          <w:p w:rsidR="00351C15" w:rsidRDefault="00351C15" w:rsidP="00351C15">
                            <w:r>
                              <w:rPr>
                                <w:lang w:val="en-GB"/>
                              </w:rPr>
                              <w:t>external environment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BDD17" id="_x0000_s1045" type="#_x0000_t202" style="position:absolute;margin-left:430.3pt;margin-top:3.6pt;width:143.85pt;height:37.95pt;rotation:90;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">
                <v:textbox>
                  <w:txbxContent>
                    <w:p w:rsidR="00351C15" w:rsidRDefault="00351C15" w:rsidP="00351C15">
                      <w:r>
                        <w:rPr>
                          <w:lang w:val="en-GB"/>
                        </w:rPr>
                        <w:t>external environment</w:t>
                      </w:r>
                    </w:p>
                  </w:txbxContent>
                </v:textbox>
                <w10:wrap type="square"/>
              </v:shape>
            </w:pict>
          </mc:Fallback>
        </mc:AlternateContent>
      </w:r>
      <w:r w:rsidRPr="007423A3">
        <w:rPr>
          <w:noProof/>
          <w:lang w:val="en-GB"/>
        </w:rPr>
        <mc:AlternateContent>
          <mc:Choice Requires="wps">
            <w:drawing>
              <wp:anchor distT="45720" distB="45720" distL="114300" distR="114300" simplePos="0" relativeHeight="251748352" behindDoc="0" locked="0" layoutInCell="1" allowOverlap="1" wp14:anchorId="4FD1BD5E" wp14:editId="3C5A976A">
                <wp:simplePos x="0" y="0"/>
                <wp:positionH relativeFrom="column">
                  <wp:posOffset>-365760</wp:posOffset>
                </wp:positionH>
                <wp:positionV relativeFrom="paragraph">
                  <wp:posOffset>145415</wp:posOffset>
                </wp:positionV>
                <wp:extent cx="967740" cy="365760"/>
                <wp:effectExtent l="0" t="0" r="22860" b="15240"/>
                <wp:wrapSquare wrapText="bothSides"/>
                <wp:docPr id="18867167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740" cy="36576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Input into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1BD5E" id="_x0000_s1046" type="#_x0000_t202" style="position:absolute;margin-left:-28.8pt;margin-top:11.45pt;width:76.2pt;height:28.8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">
                <v:textbox>
                  <w:txbxContent>
                    <w:p w:rsidR="00916F08" w:rsidRDefault="00916F08" w:rsidP="00916F08">
                      <w:r>
                        <w:rPr>
                          <w:lang w:val="en-GB"/>
                        </w:rPr>
                        <w:t>Input into</w:t>
                      </w:r>
                    </w:p>
                  </w:txbxContent>
                </v:textbox>
                <w10:wrap type="square"/>
              </v:shape>
            </w:pict>
          </mc:Fallback>
        </mc:AlternateContent>
      </w:r>
      <w:r w:rsidR="00916F08" w:rsidRPr="007423A3">
        <w:rPr>
          <w:noProof/>
          <w:lang w:val="en-GB"/>
        </w:rPr>
        <mc:AlternateContent>
          <mc:Choice Requires="wps">
            <w:drawing>
              <wp:anchor distT="45720" distB="45720" distL="114300" distR="114300" simplePos="0" relativeHeight="251752448" behindDoc="0" locked="0" layoutInCell="1" allowOverlap="1" wp14:anchorId="4A90E937" wp14:editId="344FAD89">
                <wp:simplePos x="0" y="0"/>
                <wp:positionH relativeFrom="column">
                  <wp:posOffset>5562600</wp:posOffset>
                </wp:positionH>
                <wp:positionV relativeFrom="paragraph">
                  <wp:posOffset>53975</wp:posOffset>
                </wp:positionV>
                <wp:extent cx="701040" cy="541020"/>
                <wp:effectExtent l="0" t="0" r="22860" b="11430"/>
                <wp:wrapSquare wrapText="bothSides"/>
                <wp:docPr id="18500677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 cy="54102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Output into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0E937" id="_x0000_s1047" type="#_x0000_t202" style="position:absolute;margin-left:438pt;margin-top:4.25pt;width:55.2pt;height:42.6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">
                <v:textbox>
                  <w:txbxContent>
                    <w:p w:rsidR="00916F08" w:rsidRDefault="00916F08" w:rsidP="00916F08">
                      <w:r>
                        <w:rPr>
                          <w:lang w:val="en-GB"/>
                        </w:rPr>
                        <w:t>Output into</w:t>
                      </w:r>
                    </w:p>
                  </w:txbxContent>
                </v:textbox>
                <w10:wrap type="square"/>
              </v:shape>
            </w:pict>
          </mc:Fallback>
        </mc:AlternateContent>
      </w:r>
      <w:r w:rsidR="00916F08">
        <w:rPr>
          <w:noProof/>
          <w:lang w:val="en-GB"/>
        </w:rPr>
        <mc:AlternateContent>
          <mc:Choice Requires="wps">
            <w:drawing>
              <wp:anchor distT="0" distB="0" distL="114300" distR="114300" simplePos="0" relativeHeight="251740160" behindDoc="0" locked="0" layoutInCell="1" allowOverlap="1">
                <wp:simplePos x="0" y="0"/>
                <wp:positionH relativeFrom="column">
                  <wp:posOffset>342900</wp:posOffset>
                </wp:positionH>
                <wp:positionV relativeFrom="paragraph">
                  <wp:posOffset>320676</wp:posOffset>
                </wp:positionV>
                <wp:extent cx="1600200" cy="45719"/>
                <wp:effectExtent l="0" t="38100" r="38100" b="88265"/>
                <wp:wrapNone/>
                <wp:docPr id="964496533" name="Straight Arrow Connector 8"/>
                <wp:cNvGraphicFramePr/>
                <a:graphic xmlns:a="http://schemas.openxmlformats.org/drawingml/2006/main">
                  <a:graphicData uri="http://schemas.microsoft.com/office/word/2010/wordprocessingShape">
                    <wps:wsp>
                      <wps:cNvCnPr/>
                      <wps:spPr>
                        <a:xfrm>
                          <a:off x="0" y="0"/>
                          <a:ext cx="16002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C98FF3B" id="_x0000_t32" coordsize="21600,21600" o:spt="32" o:oned="t" path="m,l21600,21600e" filled="f">
                <v:path arrowok="t" fillok="f" o:connecttype="none"/>
                <o:lock v:ext="edit" shapetype="t"/>
              </v:shapetype>
              <v:shape id="Straight Arrow Connector 8" o:spid="_x0000_s1026" type="#_x0000_t32" style="position:absolute;margin-left:27pt;margin-top:25.25pt;width:126pt;height:3.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" strokecolor="#4472c4 [3204]" strokeweight=".5pt">
                <v:stroke endarrow="block" joinstyle="miter"/>
              </v:shape>
            </w:pict>
          </mc:Fallback>
        </mc:AlternateContent>
      </w:r>
      <w:r w:rsidR="00916F08">
        <w:rPr>
          <w:noProof/>
          <w:lang w:val="en-GB"/>
        </w:rPr>
        <mc:AlternateContent>
          <mc:Choice Requires="wps">
            <w:drawing>
              <wp:anchor distT="0" distB="0" distL="114300" distR="114300" simplePos="0" relativeHeight="251715584" behindDoc="0" locked="0" layoutInCell="1" allowOverlap="1" wp14:anchorId="60AEF904" wp14:editId="3393F03C">
                <wp:simplePos x="0" y="0"/>
                <wp:positionH relativeFrom="margin">
                  <wp:align>center</wp:align>
                </wp:positionH>
                <wp:positionV relativeFrom="paragraph">
                  <wp:posOffset>121285</wp:posOffset>
                </wp:positionV>
                <wp:extent cx="1562100" cy="487680"/>
                <wp:effectExtent l="0" t="0" r="19050" b="26670"/>
                <wp:wrapNone/>
                <wp:docPr id="2015082909"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16F08" w:rsidRPr="00593E59" w:rsidRDefault="00916F08" w:rsidP="00916F08">
                            <w:pPr>
                              <w:jc w:val="center"/>
                              <w:rPr>
                                <w:lang w:val="en-GB"/>
                              </w:rPr>
                            </w:pPr>
                            <w:r>
                              <w:rPr>
                                <w:lang w:val="en-GB"/>
                              </w:rPr>
                              <w:t>Information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AEF904" id="_x0000_s1048" style="position:absolute;margin-left:0;margin-top:9.55pt;width:123pt;height:38.4pt;z-index:2517155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" fillcolor="#4472c4 [3204]" strokecolor="#09101d [484]" strokeweight="1pt">
                <v:textbox>
                  <w:txbxContent>
                    <w:p w:rsidR="00916F08" w:rsidRPr="00593E59" w:rsidRDefault="00916F08" w:rsidP="00916F08">
                      <w:pPr>
                        <w:jc w:val="center"/>
                        <w:rPr>
                          <w:lang w:val="en-GB"/>
                        </w:rPr>
                      </w:pPr>
                      <w:r>
                        <w:rPr>
                          <w:lang w:val="en-GB"/>
                        </w:rPr>
                        <w:t>Information system</w:t>
                      </w:r>
                    </w:p>
                  </w:txbxContent>
                </v:textbox>
                <w10:wrap anchorx="margin"/>
              </v:rect>
            </w:pict>
          </mc:Fallback>
        </mc:AlternateContent>
      </w:r>
      <w:r w:rsidR="00916F08">
        <w:rPr>
          <w:lang w:val="en-GB"/>
        </w:rPr>
        <w:tab/>
      </w:r>
    </w:p>
    <w:p w:rsidR="00916F08" w:rsidRDefault="00916F08" w:rsidP="00916F08">
      <w:pPr>
        <w:tabs>
          <w:tab w:val="left" w:pos="6084"/>
        </w:tabs>
        <w:rPr>
          <w:lang w:val="en-GB"/>
        </w:rPr>
      </w:pPr>
      <w:r>
        <w:rPr>
          <w:noProof/>
          <w:lang w:val="en-GB"/>
        </w:rPr>
        <mc:AlternateContent>
          <mc:Choice Requires="wps">
            <w:drawing>
              <wp:anchor distT="0" distB="0" distL="114300" distR="114300" simplePos="0" relativeHeight="251744256" behindDoc="0" locked="0" layoutInCell="1" allowOverlap="1" wp14:anchorId="671BB7A0" wp14:editId="2D6054E3">
                <wp:simplePos x="0" y="0"/>
                <wp:positionH relativeFrom="column">
                  <wp:posOffset>3726180</wp:posOffset>
                </wp:positionH>
                <wp:positionV relativeFrom="paragraph">
                  <wp:posOffset>57149</wp:posOffset>
                </wp:positionV>
                <wp:extent cx="1775460" cy="45719"/>
                <wp:effectExtent l="0" t="38100" r="34290" b="88265"/>
                <wp:wrapNone/>
                <wp:docPr id="162586811" name="Straight Arrow Connector 8"/>
                <wp:cNvGraphicFramePr/>
                <a:graphic xmlns:a="http://schemas.openxmlformats.org/drawingml/2006/main">
                  <a:graphicData uri="http://schemas.microsoft.com/office/word/2010/wordprocessingShape">
                    <wps:wsp>
                      <wps:cNvCnPr/>
                      <wps:spPr>
                        <a:xfrm>
                          <a:off x="0" y="0"/>
                          <a:ext cx="17754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956A3A" id="Straight Arrow Connector 8" o:spid="_x0000_s1026" type="#_x0000_t32" style="position:absolute;margin-left:293.4pt;margin-top:4.5pt;width:139.8pt;height:3.6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" strokecolor="#4472c4 [3204]" strokeweight=".5pt">
                <v:stroke endarrow="block" joinstyle="miter"/>
              </v:shape>
            </w:pict>
          </mc:Fallback>
        </mc:AlternateContent>
      </w:r>
      <w:r>
        <w:rPr>
          <w:lang w:val="en-GB"/>
        </w:rPr>
        <w:tab/>
      </w:r>
    </w:p>
    <w:p w:rsidR="00916F08" w:rsidRDefault="00916F08" w:rsidP="00916F08">
      <w:pPr>
        <w:jc w:val="center"/>
        <w:rPr>
          <w:lang w:val="en-GB"/>
        </w:rPr>
      </w:pPr>
      <w:r w:rsidRPr="007423A3">
        <w:rPr>
          <w:noProof/>
          <w:lang w:val="en-GB"/>
        </w:rPr>
        <mc:AlternateContent>
          <mc:Choice Requires="wps">
            <w:drawing>
              <wp:anchor distT="45720" distB="45720" distL="114300" distR="114300" simplePos="0" relativeHeight="251738112" behindDoc="0" locked="0" layoutInCell="1" allowOverlap="1" wp14:anchorId="116D31C0" wp14:editId="251A501E">
                <wp:simplePos x="0" y="0"/>
                <wp:positionH relativeFrom="column">
                  <wp:posOffset>3634740</wp:posOffset>
                </wp:positionH>
                <wp:positionV relativeFrom="paragraph">
                  <wp:posOffset>13970</wp:posOffset>
                </wp:positionV>
                <wp:extent cx="1546860" cy="655320"/>
                <wp:effectExtent l="0" t="0" r="15240" b="11430"/>
                <wp:wrapSquare wrapText="bothSides"/>
                <wp:docPr id="3433617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6860" cy="65532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Production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D31C0" id="_x0000_s1049" type="#_x0000_t202" style="position:absolute;left:0;text-align:left;margin-left:286.2pt;margin-top:1.1pt;width:121.8pt;height:51.6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">
                <v:textbox>
                  <w:txbxContent>
                    <w:p w:rsidR="00916F08" w:rsidRDefault="00916F08" w:rsidP="00916F08">
                      <w:r>
                        <w:rPr>
                          <w:lang w:val="en-GB"/>
                        </w:rPr>
                        <w:t>Production information</w:t>
                      </w:r>
                    </w:p>
                  </w:txbxContent>
                </v:textbox>
                <w10:wrap type="square"/>
              </v:shape>
            </w:pict>
          </mc:Fallback>
        </mc:AlternateContent>
      </w:r>
      <w:r w:rsidRPr="007423A3">
        <w:rPr>
          <w:noProof/>
          <w:lang w:val="en-GB"/>
        </w:rPr>
        <mc:AlternateContent>
          <mc:Choice Requires="wps">
            <w:drawing>
              <wp:anchor distT="45720" distB="45720" distL="114300" distR="114300" simplePos="0" relativeHeight="251736064" behindDoc="0" locked="0" layoutInCell="1" allowOverlap="1" wp14:anchorId="116D31C0" wp14:editId="251A501E">
                <wp:simplePos x="0" y="0"/>
                <wp:positionH relativeFrom="column">
                  <wp:posOffset>1310640</wp:posOffset>
                </wp:positionH>
                <wp:positionV relativeFrom="paragraph">
                  <wp:posOffset>185420</wp:posOffset>
                </wp:positionV>
                <wp:extent cx="830580" cy="350520"/>
                <wp:effectExtent l="0" t="0" r="26670" b="11430"/>
                <wp:wrapSquare wrapText="bothSides"/>
                <wp:docPr id="6812856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580" cy="35052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Decision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6D31C0" id="_x0000_s1050" type="#_x0000_t202" style="position:absolute;left:0;text-align:left;margin-left:103.2pt;margin-top:14.6pt;width:65.4pt;height:27.6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">
                <v:textbox>
                  <w:txbxContent>
                    <w:p w:rsidR="00916F08" w:rsidRDefault="00916F08" w:rsidP="00916F08">
                      <w:r>
                        <w:rPr>
                          <w:lang w:val="en-GB"/>
                        </w:rPr>
                        <w:t>Decision</w:t>
                      </w:r>
                    </w:p>
                  </w:txbxContent>
                </v:textbox>
                <w10:wrap type="square"/>
              </v:shape>
            </w:pict>
          </mc:Fallback>
        </mc:AlternateContent>
      </w:r>
      <w:r>
        <w:rPr>
          <w:noProof/>
          <w:lang w:val="en-GB"/>
        </w:rPr>
        <mc:AlternateContent>
          <mc:Choice Requires="wps">
            <w:drawing>
              <wp:anchor distT="0" distB="0" distL="114300" distR="114300" simplePos="0" relativeHeight="251727872" behindDoc="0" locked="0" layoutInCell="1" allowOverlap="1" wp14:anchorId="41848EAF" wp14:editId="156295DC">
                <wp:simplePos x="0" y="0"/>
                <wp:positionH relativeFrom="column">
                  <wp:posOffset>2891790</wp:posOffset>
                </wp:positionH>
                <wp:positionV relativeFrom="paragraph">
                  <wp:posOffset>185420</wp:posOffset>
                </wp:positionV>
                <wp:extent cx="548640" cy="190500"/>
                <wp:effectExtent l="7620" t="0" r="30480" b="30480"/>
                <wp:wrapNone/>
                <wp:docPr id="962695325" name="Arrow: Right 2"/>
                <wp:cNvGraphicFramePr/>
                <a:graphic xmlns:a="http://schemas.openxmlformats.org/drawingml/2006/main">
                  <a:graphicData uri="http://schemas.microsoft.com/office/word/2010/wordprocessingShape">
                    <wps:wsp>
                      <wps:cNvSpPr/>
                      <wps:spPr>
                        <a:xfrm rot="5400000">
                          <a:off x="0" y="0"/>
                          <a:ext cx="54864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C8246" id="Arrow: Right 2" o:spid="_x0000_s1026" type="#_x0000_t13" style="position:absolute;margin-left:227.7pt;margin-top:14.6pt;width:43.2pt;height:15pt;rotation:9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" adj="17850" fillcolor="#4472c4 [3204]" strokecolor="#09101d [484]" strokeweight="1pt"/>
            </w:pict>
          </mc:Fallback>
        </mc:AlternateContent>
      </w:r>
      <w:r>
        <w:rPr>
          <w:noProof/>
          <w:lang w:val="en-GB"/>
        </w:rPr>
        <mc:AlternateContent>
          <mc:Choice Requires="wps">
            <w:drawing>
              <wp:anchor distT="0" distB="0" distL="114300" distR="114300" simplePos="0" relativeHeight="251723776" behindDoc="0" locked="0" layoutInCell="1" allowOverlap="1" wp14:anchorId="0E5F3901" wp14:editId="761A84DF">
                <wp:simplePos x="0" y="0"/>
                <wp:positionH relativeFrom="column">
                  <wp:posOffset>2270760</wp:posOffset>
                </wp:positionH>
                <wp:positionV relativeFrom="paragraph">
                  <wp:posOffset>163195</wp:posOffset>
                </wp:positionV>
                <wp:extent cx="548640" cy="190500"/>
                <wp:effectExtent l="7620" t="11430" r="30480" b="11430"/>
                <wp:wrapNone/>
                <wp:docPr id="37420699" name="Arrow: Right 2"/>
                <wp:cNvGraphicFramePr/>
                <a:graphic xmlns:a="http://schemas.openxmlformats.org/drawingml/2006/main">
                  <a:graphicData uri="http://schemas.microsoft.com/office/word/2010/wordprocessingShape">
                    <wps:wsp>
                      <wps:cNvSpPr/>
                      <wps:spPr>
                        <a:xfrm rot="16200000">
                          <a:off x="0" y="0"/>
                          <a:ext cx="548640" cy="19050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B4E7A" id="Arrow: Right 2" o:spid="_x0000_s1026" type="#_x0000_t13" style="position:absolute;margin-left:178.8pt;margin-top:12.85pt;width:43.2pt;height:15pt;rotation:-9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" adj="17850" fillcolor="#4472c4 [3204]" strokecolor="#09101d [484]" strokeweight="1pt"/>
            </w:pict>
          </mc:Fallback>
        </mc:AlternateContent>
      </w:r>
    </w:p>
    <w:p w:rsidR="00916F08" w:rsidRDefault="00916F08" w:rsidP="00916F08">
      <w:pPr>
        <w:tabs>
          <w:tab w:val="left" w:pos="1368"/>
        </w:tabs>
        <w:rPr>
          <w:lang w:val="en-GB"/>
        </w:rPr>
      </w:pPr>
      <w:r w:rsidRPr="007423A3">
        <w:rPr>
          <w:noProof/>
          <w:lang w:val="en-GB"/>
        </w:rPr>
        <mc:AlternateContent>
          <mc:Choice Requires="wps">
            <w:drawing>
              <wp:anchor distT="45720" distB="45720" distL="114300" distR="114300" simplePos="0" relativeHeight="251750400" behindDoc="0" locked="0" layoutInCell="1" allowOverlap="1" wp14:anchorId="4A90E937" wp14:editId="344FAD89">
                <wp:simplePos x="0" y="0"/>
                <wp:positionH relativeFrom="column">
                  <wp:posOffset>-297180</wp:posOffset>
                </wp:positionH>
                <wp:positionV relativeFrom="paragraph">
                  <wp:posOffset>321945</wp:posOffset>
                </wp:positionV>
                <wp:extent cx="739140" cy="411480"/>
                <wp:effectExtent l="0" t="0" r="22860" b="26670"/>
                <wp:wrapSquare wrapText="bothSides"/>
                <wp:docPr id="6330275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9140" cy="411480"/>
                        </a:xfrm>
                        <a:prstGeom prst="rect">
                          <a:avLst/>
                        </a:prstGeom>
                        <a:solidFill>
                          <a:srgbClr val="FFFFFF"/>
                        </a:solidFill>
                        <a:ln w="9525">
                          <a:solidFill>
                            <a:srgbClr val="000000"/>
                          </a:solidFill>
                          <a:miter lim="800000"/>
                          <a:headEnd/>
                          <a:tailEnd/>
                        </a:ln>
                      </wps:spPr>
                      <wps:txbx>
                        <w:txbxContent>
                          <w:p w:rsidR="00916F08" w:rsidRDefault="00916F08" w:rsidP="00916F08">
                            <w:r>
                              <w:rPr>
                                <w:lang w:val="en-GB"/>
                              </w:rPr>
                              <w:t>Input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90E937" id="_x0000_s1051" type="#_x0000_t202" style="position:absolute;margin-left:-23.4pt;margin-top:25.35pt;width:58.2pt;height:32.4pt;z-index:2517504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">
                <v:textbox>
                  <w:txbxContent>
                    <w:p w:rsidR="00916F08" w:rsidRDefault="00916F08" w:rsidP="00916F08">
                      <w:r>
                        <w:rPr>
                          <w:lang w:val="en-GB"/>
                        </w:rPr>
                        <w:t>Input</w:t>
                      </w:r>
                    </w:p>
                  </w:txbxContent>
                </v:textbox>
                <w10:wrap type="square"/>
              </v:shape>
            </w:pict>
          </mc:Fallback>
        </mc:AlternateContent>
      </w:r>
      <w:r>
        <w:rPr>
          <w:noProof/>
          <w:lang w:val="en-GB"/>
        </w:rPr>
        <mc:AlternateContent>
          <mc:Choice Requires="wps">
            <w:drawing>
              <wp:anchor distT="0" distB="0" distL="114300" distR="114300" simplePos="0" relativeHeight="251717632" behindDoc="0" locked="0" layoutInCell="1" allowOverlap="1" wp14:anchorId="39B1F919" wp14:editId="7BAE16D6">
                <wp:simplePos x="0" y="0"/>
                <wp:positionH relativeFrom="margin">
                  <wp:align>center</wp:align>
                </wp:positionH>
                <wp:positionV relativeFrom="paragraph">
                  <wp:posOffset>299720</wp:posOffset>
                </wp:positionV>
                <wp:extent cx="1562100" cy="487680"/>
                <wp:effectExtent l="0" t="0" r="19050" b="26670"/>
                <wp:wrapNone/>
                <wp:docPr id="122290578" name="Rectangle 1"/>
                <wp:cNvGraphicFramePr/>
                <a:graphic xmlns:a="http://schemas.openxmlformats.org/drawingml/2006/main">
                  <a:graphicData uri="http://schemas.microsoft.com/office/word/2010/wordprocessingShape">
                    <wps:wsp>
                      <wps:cNvSpPr/>
                      <wps:spPr>
                        <a:xfrm>
                          <a:off x="0" y="0"/>
                          <a:ext cx="1562100" cy="4876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916F08" w:rsidRPr="00593E59" w:rsidRDefault="00916F08" w:rsidP="00916F08">
                            <w:pPr>
                              <w:jc w:val="center"/>
                              <w:rPr>
                                <w:lang w:val="en-GB"/>
                              </w:rPr>
                            </w:pPr>
                            <w:r>
                              <w:rPr>
                                <w:lang w:val="en-GB"/>
                              </w:rPr>
                              <w:t>Operating System</w:t>
                            </w:r>
                            <w:r w:rsidR="00351C15">
                              <w:rPr>
                                <w:lang w:val="en-GB"/>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B1F919" id="_x0000_s1052" style="position:absolute;margin-left:0;margin-top:23.6pt;width:123pt;height:38.4pt;z-index:2517176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" fillcolor="#4472c4 [3204]" strokecolor="#09101d [484]" strokeweight="1pt">
                <v:textbox>
                  <w:txbxContent>
                    <w:p w:rsidR="00916F08" w:rsidRPr="00593E59" w:rsidRDefault="00916F08" w:rsidP="00916F08">
                      <w:pPr>
                        <w:jc w:val="center"/>
                        <w:rPr>
                          <w:lang w:val="en-GB"/>
                        </w:rPr>
                      </w:pPr>
                      <w:r>
                        <w:rPr>
                          <w:lang w:val="en-GB"/>
                        </w:rPr>
                        <w:t>Operating System</w:t>
                      </w:r>
                      <w:r w:rsidR="00351C15">
                        <w:rPr>
                          <w:lang w:val="en-GB"/>
                        </w:rPr>
                        <w:t>.</w:t>
                      </w:r>
                    </w:p>
                  </w:txbxContent>
                </v:textbox>
                <w10:wrap anchorx="margin"/>
              </v:rect>
            </w:pict>
          </mc:Fallback>
        </mc:AlternateContent>
      </w:r>
    </w:p>
    <w:p w:rsidR="00916F08" w:rsidRPr="00916F08" w:rsidRDefault="00351C15" w:rsidP="00916F08">
      <w:pPr>
        <w:rPr>
          <w:lang w:val="en-GB"/>
        </w:rPr>
      </w:pPr>
      <w:r w:rsidRPr="007423A3">
        <w:rPr>
          <w:noProof/>
          <w:lang w:val="en-GB"/>
        </w:rPr>
        <mc:AlternateContent>
          <mc:Choice Requires="wps">
            <w:drawing>
              <wp:anchor distT="45720" distB="45720" distL="114300" distR="114300" simplePos="0" relativeHeight="251754496" behindDoc="0" locked="0" layoutInCell="1" allowOverlap="1" wp14:anchorId="065D553A" wp14:editId="459B4F96">
                <wp:simplePos x="0" y="0"/>
                <wp:positionH relativeFrom="rightMargin">
                  <wp:posOffset>-45720</wp:posOffset>
                </wp:positionH>
                <wp:positionV relativeFrom="paragraph">
                  <wp:posOffset>104140</wp:posOffset>
                </wp:positionV>
                <wp:extent cx="685800" cy="381000"/>
                <wp:effectExtent l="0" t="0" r="19050" b="19050"/>
                <wp:wrapSquare wrapText="bothSides"/>
                <wp:docPr id="15277893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81000"/>
                        </a:xfrm>
                        <a:prstGeom prst="rect">
                          <a:avLst/>
                        </a:prstGeom>
                        <a:solidFill>
                          <a:srgbClr val="FFFFFF"/>
                        </a:solidFill>
                        <a:ln w="9525">
                          <a:solidFill>
                            <a:srgbClr val="000000"/>
                          </a:solidFill>
                          <a:miter lim="800000"/>
                          <a:headEnd/>
                          <a:tailEnd/>
                        </a:ln>
                      </wps:spPr>
                      <wps:txbx>
                        <w:txbxContent>
                          <w:p w:rsidR="00351C15" w:rsidRDefault="00351C15" w:rsidP="00351C15">
                            <w:r>
                              <w:rPr>
                                <w:lang w:val="en-GB"/>
                              </w:rPr>
                              <w:t xml:space="preserve">Output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5D553A" id="_x0000_s1053" type="#_x0000_t202" style="position:absolute;margin-left:-3.6pt;margin-top:8.2pt;width:54pt;height:30pt;z-index:251754496;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">
                <v:textbox>
                  <w:txbxContent>
                    <w:p w:rsidR="00351C15" w:rsidRDefault="00351C15" w:rsidP="00351C15">
                      <w:r>
                        <w:rPr>
                          <w:lang w:val="en-GB"/>
                        </w:rPr>
                        <w:t xml:space="preserve">Output </w:t>
                      </w:r>
                    </w:p>
                  </w:txbxContent>
                </v:textbox>
                <w10:wrap type="square" anchorx="margin"/>
              </v:shape>
            </w:pict>
          </mc:Fallback>
        </mc:AlternateContent>
      </w:r>
      <w:r>
        <w:rPr>
          <w:noProof/>
          <w:lang w:val="en-GB"/>
        </w:rPr>
        <mc:AlternateContent>
          <mc:Choice Requires="wps">
            <w:drawing>
              <wp:anchor distT="0" distB="0" distL="114300" distR="114300" simplePos="0" relativeHeight="251742208" behindDoc="0" locked="0" layoutInCell="1" allowOverlap="1" wp14:anchorId="671BB7A0" wp14:editId="2D6054E3">
                <wp:simplePos x="0" y="0"/>
                <wp:positionH relativeFrom="column">
                  <wp:posOffset>411480</wp:posOffset>
                </wp:positionH>
                <wp:positionV relativeFrom="paragraph">
                  <wp:posOffset>172720</wp:posOffset>
                </wp:positionV>
                <wp:extent cx="1546860" cy="45719"/>
                <wp:effectExtent l="0" t="38100" r="34290" b="88265"/>
                <wp:wrapNone/>
                <wp:docPr id="1039785263" name="Straight Arrow Connector 8"/>
                <wp:cNvGraphicFramePr/>
                <a:graphic xmlns:a="http://schemas.openxmlformats.org/drawingml/2006/main">
                  <a:graphicData uri="http://schemas.microsoft.com/office/word/2010/wordprocessingShape">
                    <wps:wsp>
                      <wps:cNvCnPr/>
                      <wps:spPr>
                        <a:xfrm>
                          <a:off x="0" y="0"/>
                          <a:ext cx="15468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DA96AE" id="Straight Arrow Connector 8" o:spid="_x0000_s1026" type="#_x0000_t32" style="position:absolute;margin-left:32.4pt;margin-top:13.6pt;width:121.8pt;height:3.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" strokecolor="#4472c4 [3204]" strokeweight=".5pt">
                <v:stroke endarrow="block" joinstyle="miter"/>
              </v:shape>
            </w:pict>
          </mc:Fallback>
        </mc:AlternateContent>
      </w:r>
      <w:r w:rsidR="00916F08">
        <w:rPr>
          <w:noProof/>
          <w:lang w:val="en-GB"/>
        </w:rPr>
        <mc:AlternateContent>
          <mc:Choice Requires="wps">
            <w:drawing>
              <wp:anchor distT="0" distB="0" distL="114300" distR="114300" simplePos="0" relativeHeight="251746304" behindDoc="0" locked="0" layoutInCell="1" allowOverlap="1" wp14:anchorId="671BB7A0" wp14:editId="2D6054E3">
                <wp:simplePos x="0" y="0"/>
                <wp:positionH relativeFrom="margin">
                  <wp:align>right</wp:align>
                </wp:positionH>
                <wp:positionV relativeFrom="paragraph">
                  <wp:posOffset>294639</wp:posOffset>
                </wp:positionV>
                <wp:extent cx="1927860" cy="45719"/>
                <wp:effectExtent l="0" t="38100" r="34290" b="88265"/>
                <wp:wrapNone/>
                <wp:docPr id="891263588" name="Straight Arrow Connector 8"/>
                <wp:cNvGraphicFramePr/>
                <a:graphic xmlns:a="http://schemas.openxmlformats.org/drawingml/2006/main">
                  <a:graphicData uri="http://schemas.microsoft.com/office/word/2010/wordprocessingShape">
                    <wps:wsp>
                      <wps:cNvCnPr/>
                      <wps:spPr>
                        <a:xfrm>
                          <a:off x="0" y="0"/>
                          <a:ext cx="192786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C2783B" id="Straight Arrow Connector 8" o:spid="_x0000_s1026" type="#_x0000_t32" style="position:absolute;margin-left:100.6pt;margin-top:23.2pt;width:151.8pt;height:3.6pt;z-index:251746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" strokecolor="#4472c4 [3204]" strokeweight=".5pt">
                <v:stroke endarrow="block" joinstyle="miter"/>
                <w10:wrap anchorx="margin"/>
              </v:shape>
            </w:pict>
          </mc:Fallback>
        </mc:AlternateContent>
      </w:r>
    </w:p>
    <w:p w:rsidR="00916F08" w:rsidRPr="00916F08" w:rsidRDefault="00916F08" w:rsidP="00916F08">
      <w:pPr>
        <w:rPr>
          <w:lang w:val="en-GB"/>
        </w:rPr>
      </w:pPr>
    </w:p>
    <w:p w:rsidR="00916F08" w:rsidRPr="00916F08" w:rsidRDefault="00916F08" w:rsidP="00916F08">
      <w:pPr>
        <w:rPr>
          <w:lang w:val="en-GB"/>
        </w:rPr>
      </w:pPr>
    </w:p>
    <w:p w:rsidR="00916F08" w:rsidRPr="00916F08" w:rsidRDefault="00916F08" w:rsidP="00916F08">
      <w:pPr>
        <w:rPr>
          <w:lang w:val="en-GB"/>
        </w:rPr>
      </w:pPr>
    </w:p>
    <w:p w:rsidR="00916F08" w:rsidRPr="00916F08" w:rsidRDefault="00351C15" w:rsidP="00916F08">
      <w:pPr>
        <w:rPr>
          <w:lang w:val="en-GB"/>
        </w:rPr>
      </w:pPr>
      <w:r>
        <w:rPr>
          <w:lang w:val="en-GB"/>
        </w:rPr>
        <w:t xml:space="preserve">Fig4: Representation of the 3 enterprise subsystem </w:t>
      </w:r>
    </w:p>
    <w:p w:rsidR="00916F08" w:rsidRPr="00916F08" w:rsidRDefault="00916F08" w:rsidP="00916F08">
      <w:pPr>
        <w:rPr>
          <w:lang w:val="en-GB"/>
        </w:rPr>
      </w:pPr>
    </w:p>
    <w:p w:rsidR="00916F08" w:rsidRDefault="00916F08" w:rsidP="00916F08">
      <w:pPr>
        <w:rPr>
          <w:lang w:val="en-GB"/>
        </w:rPr>
      </w:pPr>
      <w:r>
        <w:rPr>
          <w:lang w:val="en-GB"/>
        </w:rPr>
        <w:t xml:space="preserve">In summary the decision system </w:t>
      </w:r>
      <w:r w:rsidR="00351C15">
        <w:rPr>
          <w:lang w:val="en-GB"/>
        </w:rPr>
        <w:t>exploits</w:t>
      </w:r>
      <w:r>
        <w:rPr>
          <w:lang w:val="en-GB"/>
        </w:rPr>
        <w:t xml:space="preserve"> the decision that circulate and organizes the operation of the system. Information is then </w:t>
      </w:r>
      <w:r w:rsidR="00351C15">
        <w:rPr>
          <w:lang w:val="en-GB"/>
        </w:rPr>
        <w:t>sent</w:t>
      </w:r>
      <w:r>
        <w:rPr>
          <w:lang w:val="en-GB"/>
        </w:rPr>
        <w:t xml:space="preserve"> to the system operator who is responsible for carrying out the task assign to him. He </w:t>
      </w:r>
      <w:r w:rsidR="00351C15">
        <w:rPr>
          <w:lang w:val="en-GB"/>
        </w:rPr>
        <w:t>interns</w:t>
      </w:r>
      <w:r>
        <w:rPr>
          <w:lang w:val="en-GB"/>
        </w:rPr>
        <w:t xml:space="preserve"> generate information that is collected, stored, processed and disseminated to the </w:t>
      </w:r>
      <w:r w:rsidR="00351C15">
        <w:rPr>
          <w:lang w:val="en-GB"/>
        </w:rPr>
        <w:t>decision-making</w:t>
      </w:r>
      <w:r>
        <w:rPr>
          <w:lang w:val="en-GB"/>
        </w:rPr>
        <w:t xml:space="preserve"> system which can thus monitor deviation and act accordingly</w:t>
      </w:r>
      <w:r w:rsidR="00351C15">
        <w:rPr>
          <w:lang w:val="en-GB"/>
        </w:rPr>
        <w:t>.</w:t>
      </w:r>
    </w:p>
    <w:p w:rsidR="00351C15" w:rsidRDefault="00351C15" w:rsidP="00916F08">
      <w:pPr>
        <w:rPr>
          <w:lang w:val="en-GB"/>
        </w:rPr>
      </w:pPr>
      <w:r>
        <w:rPr>
          <w:lang w:val="en-GB"/>
        </w:rPr>
        <w:tab/>
        <w:t>The information system is one of the central elements of a company, it allows to the various stake holders in this area to convey information and communicate through a set of material, human and software resources. It’s objective is to restore an info to the right person at the right time in the right format.</w:t>
      </w:r>
    </w:p>
    <w:p w:rsidR="00351C15" w:rsidRPr="00351C15" w:rsidRDefault="00351C15" w:rsidP="00916F08">
      <w:pPr>
        <w:rPr>
          <w:b/>
          <w:bCs/>
          <w:u w:val="single"/>
          <w:lang w:val="en-GB"/>
        </w:rPr>
      </w:pPr>
      <w:r w:rsidRPr="00351C15">
        <w:rPr>
          <w:b/>
          <w:bCs/>
          <w:u w:val="single"/>
          <w:lang w:val="en-GB"/>
        </w:rPr>
        <w:t>ASS</w:t>
      </w:r>
    </w:p>
    <w:p w:rsidR="00351C15" w:rsidRDefault="00351C15" w:rsidP="00351C15">
      <w:pPr>
        <w:pStyle w:val="ListParagraph"/>
        <w:numPr>
          <w:ilvl w:val="0"/>
          <w:numId w:val="7"/>
        </w:numPr>
        <w:rPr>
          <w:lang w:val="en-GB"/>
        </w:rPr>
      </w:pPr>
      <w:r w:rsidRPr="00351C15">
        <w:rPr>
          <w:lang w:val="en-GB"/>
        </w:rPr>
        <w:t>What is the role of an IS in a company’s performance</w:t>
      </w:r>
    </w:p>
    <w:p w:rsidR="004C33BD" w:rsidRDefault="004C33BD" w:rsidP="004C33BD">
      <w:pPr>
        <w:pStyle w:val="ListParagraph"/>
        <w:numPr>
          <w:ilvl w:val="1"/>
          <w:numId w:val="7"/>
        </w:numPr>
        <w:rPr>
          <w:lang w:val="en-GB"/>
        </w:rPr>
      </w:pPr>
      <w:r>
        <w:rPr>
          <w:lang w:val="en-GB"/>
        </w:rPr>
        <w:t>An IS serve as the main communication me</w:t>
      </w:r>
      <w:r w:rsidRPr="004C33BD">
        <w:rPr>
          <w:lang w:val="en-GB"/>
        </w:rPr>
        <w:t>d</w:t>
      </w:r>
      <w:r>
        <w:rPr>
          <w:lang w:val="en-GB"/>
        </w:rPr>
        <w:t xml:space="preserve">ium between the </w:t>
      </w:r>
      <w:r w:rsidRPr="004C33BD">
        <w:rPr>
          <w:lang w:val="en-GB"/>
        </w:rPr>
        <w:t>d</w:t>
      </w:r>
      <w:r>
        <w:rPr>
          <w:lang w:val="en-GB"/>
        </w:rPr>
        <w:t>ecision/piloting system an</w:t>
      </w:r>
      <w:r w:rsidRPr="004C33BD">
        <w:rPr>
          <w:lang w:val="en-GB"/>
        </w:rPr>
        <w:t>d</w:t>
      </w:r>
      <w:r>
        <w:rPr>
          <w:lang w:val="en-GB"/>
        </w:rPr>
        <w:t xml:space="preserve"> the operating hence faster transfer of information on the right time</w:t>
      </w:r>
    </w:p>
    <w:p w:rsidR="004C33BD" w:rsidRDefault="004C33BD" w:rsidP="004C33BD">
      <w:pPr>
        <w:pStyle w:val="ListParagraph"/>
        <w:numPr>
          <w:ilvl w:val="1"/>
          <w:numId w:val="7"/>
        </w:numPr>
        <w:rPr>
          <w:lang w:val="en-GB"/>
        </w:rPr>
      </w:pPr>
      <w:r>
        <w:rPr>
          <w:lang w:val="en-GB"/>
        </w:rPr>
        <w:lastRenderedPageBreak/>
        <w:t xml:space="preserve">Is the information system that process </w:t>
      </w:r>
      <w:r w:rsidRPr="004C33BD">
        <w:rPr>
          <w:lang w:val="en-GB"/>
        </w:rPr>
        <w:t>d</w:t>
      </w:r>
      <w:r>
        <w:rPr>
          <w:lang w:val="en-GB"/>
        </w:rPr>
        <w:t>ata an</w:t>
      </w:r>
      <w:r w:rsidRPr="004C33BD">
        <w:rPr>
          <w:lang w:val="en-GB"/>
        </w:rPr>
        <w:t>d</w:t>
      </w:r>
      <w:r>
        <w:rPr>
          <w:lang w:val="en-GB"/>
        </w:rPr>
        <w:t xml:space="preserve"> sen</w:t>
      </w:r>
      <w:r w:rsidRPr="004C33BD">
        <w:rPr>
          <w:lang w:val="en-GB"/>
        </w:rPr>
        <w:t>d</w:t>
      </w:r>
      <w:r>
        <w:rPr>
          <w:lang w:val="en-GB"/>
        </w:rPr>
        <w:t xml:space="preserve"> to the appropriate person hence increase communication accuracy in the company</w:t>
      </w:r>
    </w:p>
    <w:p w:rsidR="004C33BD" w:rsidRDefault="00351C15" w:rsidP="004C33BD">
      <w:pPr>
        <w:pStyle w:val="ListParagraph"/>
        <w:numPr>
          <w:ilvl w:val="0"/>
          <w:numId w:val="7"/>
        </w:numPr>
        <w:rPr>
          <w:lang w:val="en-GB"/>
        </w:rPr>
      </w:pPr>
      <w:r>
        <w:rPr>
          <w:lang w:val="en-GB"/>
        </w:rPr>
        <w:t>State and explain the different resources of an IS</w:t>
      </w:r>
    </w:p>
    <w:p w:rsidR="004C33BD" w:rsidRPr="004C33BD" w:rsidRDefault="004C33BD" w:rsidP="004C33BD">
      <w:pPr>
        <w:pStyle w:val="ListParagraph"/>
        <w:numPr>
          <w:ilvl w:val="1"/>
          <w:numId w:val="7"/>
        </w:numPr>
        <w:rPr>
          <w:lang w:val="en-GB"/>
        </w:rPr>
      </w:pPr>
      <w:r w:rsidRPr="004C33BD">
        <w:rPr>
          <w:rFonts w:ascii="Calibri" w:eastAsia="Times New Roman" w:hAnsi="Calibri" w:cs="Calibri"/>
          <w:color w:val="000000"/>
        </w:rPr>
        <w:t>Hardware</w:t>
      </w:r>
    </w:p>
    <w:p w:rsidR="004C33BD" w:rsidRPr="004C33BD" w:rsidRDefault="004C33BD" w:rsidP="004C33BD">
      <w:pPr>
        <w:pStyle w:val="ListParagraph"/>
        <w:numPr>
          <w:ilvl w:val="1"/>
          <w:numId w:val="7"/>
        </w:numPr>
        <w:rPr>
          <w:lang w:val="en-GB"/>
        </w:rPr>
      </w:pPr>
      <w:r w:rsidRPr="004C33BD">
        <w:rPr>
          <w:rFonts w:ascii="Calibri" w:eastAsia="Times New Roman" w:hAnsi="Calibri" w:cs="Calibri"/>
          <w:color w:val="000000"/>
        </w:rPr>
        <w:t xml:space="preserve"> Software</w:t>
      </w:r>
    </w:p>
    <w:p w:rsidR="004C33BD" w:rsidRPr="004C33BD" w:rsidRDefault="004C33BD" w:rsidP="004C33BD">
      <w:pPr>
        <w:pStyle w:val="ListParagraph"/>
        <w:numPr>
          <w:ilvl w:val="1"/>
          <w:numId w:val="7"/>
        </w:numPr>
        <w:rPr>
          <w:lang w:val="en-GB"/>
        </w:rPr>
      </w:pPr>
      <w:r w:rsidRPr="004C33BD">
        <w:rPr>
          <w:rFonts w:ascii="Calibri" w:eastAsia="Times New Roman" w:hAnsi="Calibri" w:cs="Calibri"/>
          <w:color w:val="000000"/>
        </w:rPr>
        <w:t xml:space="preserve"> Data</w:t>
      </w:r>
    </w:p>
    <w:p w:rsidR="004C33BD" w:rsidRPr="00B27FAE" w:rsidRDefault="004C33BD" w:rsidP="004C33BD">
      <w:pPr>
        <w:pStyle w:val="ListParagraph"/>
        <w:numPr>
          <w:ilvl w:val="1"/>
          <w:numId w:val="7"/>
        </w:numPr>
        <w:rPr>
          <w:lang w:val="en-GB"/>
        </w:rPr>
      </w:pPr>
      <w:r w:rsidRPr="004C33BD">
        <w:rPr>
          <w:rFonts w:ascii="Calibri" w:eastAsia="Times New Roman" w:hAnsi="Calibri" w:cs="Calibri"/>
          <w:color w:val="000000"/>
        </w:rPr>
        <w:t xml:space="preserve"> </w:t>
      </w:r>
      <w:r w:rsidR="00B27FAE" w:rsidRPr="004C33BD">
        <w:rPr>
          <w:rFonts w:ascii="Calibri" w:eastAsia="Times New Roman" w:hAnsi="Calibri" w:cs="Calibri"/>
          <w:color w:val="000000"/>
        </w:rPr>
        <w:t>P</w:t>
      </w:r>
      <w:r w:rsidRPr="004C33BD">
        <w:rPr>
          <w:rFonts w:ascii="Calibri" w:eastAsia="Times New Roman" w:hAnsi="Calibri" w:cs="Calibri"/>
          <w:color w:val="000000"/>
        </w:rPr>
        <w:t>ersonnel</w:t>
      </w:r>
    </w:p>
    <w:p w:rsidR="00B27FAE" w:rsidRDefault="004B44C7" w:rsidP="004B44C7">
      <w:pPr>
        <w:pStyle w:val="Heading2"/>
        <w:rPr>
          <w:lang w:val="en-GB"/>
        </w:rPr>
      </w:pPr>
      <w:r>
        <w:rPr>
          <w:lang w:val="en-GB"/>
        </w:rPr>
        <w:t>IS typology</w:t>
      </w:r>
    </w:p>
    <w:p w:rsidR="004B44C7" w:rsidRDefault="004B44C7" w:rsidP="004B44C7">
      <w:pPr>
        <w:rPr>
          <w:lang w:val="en-GB"/>
        </w:rPr>
      </w:pPr>
      <w:r>
        <w:rPr>
          <w:lang w:val="en-GB"/>
        </w:rPr>
        <w:tab/>
      </w:r>
      <w:r w:rsidRPr="004C33BD">
        <w:rPr>
          <w:lang w:val="en-GB"/>
        </w:rPr>
        <w:t>D</w:t>
      </w:r>
      <w:r>
        <w:rPr>
          <w:lang w:val="en-GB"/>
        </w:rPr>
        <w:t>epen</w:t>
      </w:r>
      <w:r w:rsidRPr="004C33BD">
        <w:rPr>
          <w:lang w:val="en-GB"/>
        </w:rPr>
        <w:t>d</w:t>
      </w:r>
      <w:r>
        <w:rPr>
          <w:lang w:val="en-GB"/>
        </w:rPr>
        <w:t>ing on the objectives we distinguish 2 categories of IS.</w:t>
      </w:r>
    </w:p>
    <w:p w:rsidR="004B44C7" w:rsidRDefault="004B44C7" w:rsidP="004B44C7">
      <w:pPr>
        <w:pStyle w:val="ListParagraph"/>
        <w:numPr>
          <w:ilvl w:val="0"/>
          <w:numId w:val="8"/>
        </w:numPr>
        <w:rPr>
          <w:lang w:val="en-GB"/>
        </w:rPr>
      </w:pPr>
      <w:r>
        <w:rPr>
          <w:b/>
          <w:bCs/>
          <w:u w:val="single"/>
          <w:lang w:val="en-GB"/>
        </w:rPr>
        <w:t>The operation support IS (OSIS):</w:t>
      </w:r>
      <w:r>
        <w:rPr>
          <w:lang w:val="en-GB"/>
        </w:rPr>
        <w:t xml:space="preserve"> They aim to assist in the processing of operations in </w:t>
      </w:r>
      <w:r w:rsidRPr="004C33BD">
        <w:rPr>
          <w:lang w:val="en-GB"/>
        </w:rPr>
        <w:t>d</w:t>
      </w:r>
      <w:r>
        <w:rPr>
          <w:lang w:val="en-GB"/>
        </w:rPr>
        <w:t>aily activities relate</w:t>
      </w:r>
      <w:r w:rsidRPr="004C33BD">
        <w:rPr>
          <w:lang w:val="en-GB"/>
        </w:rPr>
        <w:t>d</w:t>
      </w:r>
      <w:r>
        <w:rPr>
          <w:lang w:val="en-GB"/>
        </w:rPr>
        <w:t xml:space="preserve"> to the exercise of the company’s activity. These are the systems for processing transactions (sales, purchases, payment, collections etc), system allowing support an</w:t>
      </w:r>
      <w:r w:rsidRPr="004C33BD">
        <w:rPr>
          <w:lang w:val="en-GB"/>
        </w:rPr>
        <w:t>d</w:t>
      </w:r>
      <w:r>
        <w:rPr>
          <w:lang w:val="en-GB"/>
        </w:rPr>
        <w:t xml:space="preserve"> control in</w:t>
      </w:r>
      <w:r w:rsidRPr="004C33BD">
        <w:rPr>
          <w:lang w:val="en-GB"/>
        </w:rPr>
        <w:t>d</w:t>
      </w:r>
      <w:r>
        <w:rPr>
          <w:lang w:val="en-GB"/>
        </w:rPr>
        <w:t>ustrial processes an</w:t>
      </w:r>
      <w:r w:rsidRPr="004C33BD">
        <w:rPr>
          <w:lang w:val="en-GB"/>
        </w:rPr>
        <w:t>d</w:t>
      </w:r>
      <w:r>
        <w:rPr>
          <w:lang w:val="en-GB"/>
        </w:rPr>
        <w:t xml:space="preserve"> system supporting operations office an</w:t>
      </w:r>
      <w:r w:rsidRPr="004C33BD">
        <w:rPr>
          <w:lang w:val="en-GB"/>
        </w:rPr>
        <w:t>d</w:t>
      </w:r>
      <w:r>
        <w:rPr>
          <w:lang w:val="en-GB"/>
        </w:rPr>
        <w:t xml:space="preserve"> communication (internal an</w:t>
      </w:r>
      <w:r w:rsidRPr="004C33BD">
        <w:rPr>
          <w:lang w:val="en-GB"/>
        </w:rPr>
        <w:t>d</w:t>
      </w:r>
      <w:r>
        <w:rPr>
          <w:lang w:val="en-GB"/>
        </w:rPr>
        <w:t xml:space="preserve"> external messaging system or group ware for example)</w:t>
      </w:r>
    </w:p>
    <w:p w:rsidR="00671CDA" w:rsidRDefault="00671CDA" w:rsidP="00671CDA">
      <w:pPr>
        <w:pStyle w:val="ListParagraph"/>
        <w:numPr>
          <w:ilvl w:val="0"/>
          <w:numId w:val="8"/>
        </w:numPr>
        <w:rPr>
          <w:lang w:val="en-GB"/>
        </w:rPr>
      </w:pPr>
      <w:r>
        <w:rPr>
          <w:b/>
          <w:bCs/>
          <w:u w:val="single"/>
          <w:lang w:val="en-GB"/>
        </w:rPr>
        <w:t>Management support IS (MSIS):</w:t>
      </w:r>
      <w:r>
        <w:rPr>
          <w:lang w:val="en-GB"/>
        </w:rPr>
        <w:t xml:space="preserve"> Which aim to provi</w:t>
      </w:r>
      <w:r w:rsidRPr="004C33BD">
        <w:rPr>
          <w:lang w:val="en-GB"/>
        </w:rPr>
        <w:t>d</w:t>
      </w:r>
      <w:r>
        <w:rPr>
          <w:lang w:val="en-GB"/>
        </w:rPr>
        <w:t xml:space="preserve">e information for </w:t>
      </w:r>
      <w:r w:rsidRPr="004C33BD">
        <w:rPr>
          <w:lang w:val="en-GB"/>
        </w:rPr>
        <w:t>d</w:t>
      </w:r>
      <w:r>
        <w:rPr>
          <w:lang w:val="en-GB"/>
        </w:rPr>
        <w:t>ecision makers in or</w:t>
      </w:r>
      <w:r w:rsidRPr="004C33BD">
        <w:rPr>
          <w:lang w:val="en-GB"/>
        </w:rPr>
        <w:t>d</w:t>
      </w:r>
      <w:r>
        <w:rPr>
          <w:lang w:val="en-GB"/>
        </w:rPr>
        <w:t>er to assist them in their decision making process.</w:t>
      </w:r>
    </w:p>
    <w:p w:rsidR="00671CDA" w:rsidRDefault="00671CDA" w:rsidP="00671CDA">
      <w:pPr>
        <w:rPr>
          <w:lang w:val="en-GB"/>
        </w:rPr>
      </w:pPr>
      <w:r>
        <w:rPr>
          <w:lang w:val="en-GB"/>
        </w:rPr>
        <w:t>In an organization se therefore fin</w:t>
      </w:r>
      <w:r w:rsidRPr="004C33BD">
        <w:rPr>
          <w:lang w:val="en-GB"/>
        </w:rPr>
        <w:t>d</w:t>
      </w:r>
      <w:r>
        <w:rPr>
          <w:lang w:val="en-GB"/>
        </w:rPr>
        <w:t>;</w:t>
      </w:r>
    </w:p>
    <w:p w:rsidR="004C33BD" w:rsidRDefault="00671CDA" w:rsidP="00671CDA">
      <w:pPr>
        <w:pStyle w:val="ListParagraph"/>
        <w:numPr>
          <w:ilvl w:val="0"/>
          <w:numId w:val="9"/>
        </w:numPr>
        <w:rPr>
          <w:lang w:val="en-GB"/>
        </w:rPr>
      </w:pPr>
      <w:r>
        <w:rPr>
          <w:b/>
          <w:bCs/>
          <w:lang w:val="en-GB"/>
        </w:rPr>
        <w:t>A Transaction Processing System (STT):</w:t>
      </w:r>
      <w:r>
        <w:rPr>
          <w:lang w:val="en-GB"/>
        </w:rPr>
        <w:t xml:space="preserve"> execute an</w:t>
      </w:r>
      <w:r w:rsidRPr="004C33BD">
        <w:rPr>
          <w:lang w:val="en-GB"/>
        </w:rPr>
        <w:t>d</w:t>
      </w:r>
      <w:r>
        <w:rPr>
          <w:lang w:val="en-GB"/>
        </w:rPr>
        <w:t xml:space="preserve"> recor</w:t>
      </w:r>
      <w:r w:rsidRPr="004C33BD">
        <w:rPr>
          <w:lang w:val="en-GB"/>
        </w:rPr>
        <w:t>d</w:t>
      </w:r>
      <w:r>
        <w:rPr>
          <w:lang w:val="en-GB"/>
        </w:rPr>
        <w:t xml:space="preserve"> transaction </w:t>
      </w:r>
      <w:r w:rsidRPr="004C33BD">
        <w:rPr>
          <w:lang w:val="en-GB"/>
        </w:rPr>
        <w:t>d</w:t>
      </w:r>
      <w:r>
        <w:rPr>
          <w:lang w:val="en-GB"/>
        </w:rPr>
        <w:t>aily an</w:t>
      </w:r>
      <w:r w:rsidRPr="004C33BD">
        <w:rPr>
          <w:lang w:val="en-GB"/>
        </w:rPr>
        <w:t>d</w:t>
      </w:r>
      <w:r>
        <w:rPr>
          <w:lang w:val="en-GB"/>
        </w:rPr>
        <w:t xml:space="preserve"> routine activities associate</w:t>
      </w:r>
      <w:r w:rsidRPr="004C33BD">
        <w:rPr>
          <w:lang w:val="en-GB"/>
        </w:rPr>
        <w:t>d</w:t>
      </w:r>
      <w:r>
        <w:rPr>
          <w:lang w:val="en-GB"/>
        </w:rPr>
        <w:t xml:space="preserve"> with perfectly i</w:t>
      </w:r>
      <w:r w:rsidRPr="004C33BD">
        <w:rPr>
          <w:lang w:val="en-GB"/>
        </w:rPr>
        <w:t>d</w:t>
      </w:r>
      <w:r>
        <w:rPr>
          <w:lang w:val="en-GB"/>
        </w:rPr>
        <w:t>entifie</w:t>
      </w:r>
      <w:r w:rsidRPr="004C33BD">
        <w:rPr>
          <w:lang w:val="en-GB"/>
        </w:rPr>
        <w:t>d</w:t>
      </w:r>
      <w:r>
        <w:rPr>
          <w:lang w:val="en-GB"/>
        </w:rPr>
        <w:t xml:space="preserve"> events. The objective of this system is to assist businesses in carrying out business operations an</w:t>
      </w:r>
      <w:r w:rsidRPr="004C33BD">
        <w:rPr>
          <w:lang w:val="en-GB"/>
        </w:rPr>
        <w:t>d</w:t>
      </w:r>
      <w:r>
        <w:rPr>
          <w:lang w:val="en-GB"/>
        </w:rPr>
        <w:t xml:space="preserve"> logistics, a transaction is an elementary activity performe</w:t>
      </w:r>
      <w:r w:rsidRPr="004C33BD">
        <w:rPr>
          <w:lang w:val="en-GB"/>
        </w:rPr>
        <w:t>d</w:t>
      </w:r>
      <w:r>
        <w:rPr>
          <w:lang w:val="en-GB"/>
        </w:rPr>
        <w:t xml:space="preserve"> </w:t>
      </w:r>
      <w:r w:rsidRPr="004C33BD">
        <w:rPr>
          <w:lang w:val="en-GB"/>
        </w:rPr>
        <w:t>d</w:t>
      </w:r>
      <w:r>
        <w:rPr>
          <w:lang w:val="en-GB"/>
        </w:rPr>
        <w:t>uring an operation commercial.</w:t>
      </w:r>
    </w:p>
    <w:p w:rsidR="00671CDA" w:rsidRDefault="00671CDA" w:rsidP="00671CDA">
      <w:pPr>
        <w:pStyle w:val="ListParagraph"/>
        <w:numPr>
          <w:ilvl w:val="0"/>
          <w:numId w:val="8"/>
        </w:numPr>
        <w:rPr>
          <w:lang w:val="en-GB"/>
        </w:rPr>
      </w:pPr>
      <w:r w:rsidRPr="00671CDA">
        <w:rPr>
          <w:b/>
          <w:bCs/>
          <w:u w:val="single"/>
          <w:lang w:val="en-GB"/>
        </w:rPr>
        <w:t>A management IS (MIS):</w:t>
      </w:r>
      <w:r w:rsidRPr="00671CDA">
        <w:rPr>
          <w:lang w:val="en-GB"/>
        </w:rPr>
        <w:t xml:space="preserve"> Provide managers with</w:t>
      </w:r>
      <w:r>
        <w:rPr>
          <w:lang w:val="en-GB"/>
        </w:rPr>
        <w:t xml:space="preserve"> in</w:t>
      </w:r>
      <w:r w:rsidRPr="004C33BD">
        <w:rPr>
          <w:lang w:val="en-GB"/>
        </w:rPr>
        <w:t>d</w:t>
      </w:r>
      <w:r>
        <w:rPr>
          <w:lang w:val="en-GB"/>
        </w:rPr>
        <w:t>icators an</w:t>
      </w:r>
      <w:r w:rsidRPr="004C33BD">
        <w:rPr>
          <w:lang w:val="en-GB"/>
        </w:rPr>
        <w:t>d</w:t>
      </w:r>
      <w:r>
        <w:rPr>
          <w:lang w:val="en-GB"/>
        </w:rPr>
        <w:t xml:space="preserve"> report on the short term efficiency of the organization. These systems are oriente</w:t>
      </w:r>
      <w:r w:rsidRPr="004C33BD">
        <w:rPr>
          <w:lang w:val="en-GB"/>
        </w:rPr>
        <w:t>d</w:t>
      </w:r>
      <w:r>
        <w:rPr>
          <w:lang w:val="en-GB"/>
        </w:rPr>
        <w:t xml:space="preserve"> almost exclusively towar</w:t>
      </w:r>
      <w:r w:rsidRPr="004C33BD">
        <w:rPr>
          <w:lang w:val="en-GB"/>
        </w:rPr>
        <w:t>d</w:t>
      </w:r>
      <w:r>
        <w:rPr>
          <w:lang w:val="en-GB"/>
        </w:rPr>
        <w:t xml:space="preserve"> internal events. They aggregate in in</w:t>
      </w:r>
      <w:r w:rsidRPr="004C33BD">
        <w:rPr>
          <w:lang w:val="en-GB"/>
        </w:rPr>
        <w:t>d</w:t>
      </w:r>
      <w:r>
        <w:rPr>
          <w:lang w:val="en-GB"/>
        </w:rPr>
        <w:t>icators an</w:t>
      </w:r>
      <w:r w:rsidRPr="004C33BD">
        <w:rPr>
          <w:lang w:val="en-GB"/>
        </w:rPr>
        <w:t>d</w:t>
      </w:r>
      <w:r>
        <w:rPr>
          <w:lang w:val="en-GB"/>
        </w:rPr>
        <w:t xml:space="preserve"> perio</w:t>
      </w:r>
      <w:r w:rsidRPr="004C33BD">
        <w:rPr>
          <w:lang w:val="en-GB"/>
        </w:rPr>
        <w:t>d</w:t>
      </w:r>
      <w:r>
        <w:rPr>
          <w:lang w:val="en-GB"/>
        </w:rPr>
        <w:t xml:space="preserve">ic report, </w:t>
      </w:r>
      <w:r w:rsidRPr="004C33BD">
        <w:rPr>
          <w:lang w:val="en-GB"/>
        </w:rPr>
        <w:t>d</w:t>
      </w:r>
      <w:r>
        <w:rPr>
          <w:lang w:val="en-GB"/>
        </w:rPr>
        <w:t>ata from basic transactions STT’s. These systems provi</w:t>
      </w:r>
      <w:r w:rsidRPr="004C33BD">
        <w:rPr>
          <w:lang w:val="en-GB"/>
        </w:rPr>
        <w:t>d</w:t>
      </w:r>
      <w:r>
        <w:rPr>
          <w:lang w:val="en-GB"/>
        </w:rPr>
        <w:t xml:space="preserve">e answers to routine questions that have been </w:t>
      </w:r>
      <w:r w:rsidRPr="004C33BD">
        <w:rPr>
          <w:lang w:val="en-GB"/>
        </w:rPr>
        <w:t>d</w:t>
      </w:r>
      <w:r>
        <w:rPr>
          <w:lang w:val="en-GB"/>
        </w:rPr>
        <w:t>efine a priori.</w:t>
      </w:r>
    </w:p>
    <w:p w:rsidR="000A5819" w:rsidRDefault="00671CDA" w:rsidP="000A5819">
      <w:pPr>
        <w:pStyle w:val="ListParagraph"/>
        <w:numPr>
          <w:ilvl w:val="0"/>
          <w:numId w:val="8"/>
        </w:numPr>
        <w:rPr>
          <w:lang w:val="en-GB"/>
        </w:rPr>
      </w:pPr>
      <w:r>
        <w:rPr>
          <w:b/>
          <w:bCs/>
          <w:u w:val="single"/>
          <w:lang w:val="en-GB"/>
        </w:rPr>
        <w:t>The decision support system (SAD/SIAD):</w:t>
      </w:r>
      <w:r>
        <w:rPr>
          <w:lang w:val="en-GB"/>
        </w:rPr>
        <w:t xml:space="preserve"> Helps in </w:t>
      </w:r>
      <w:r w:rsidRPr="004C33BD">
        <w:rPr>
          <w:lang w:val="en-GB"/>
        </w:rPr>
        <w:t>d</w:t>
      </w:r>
      <w:r>
        <w:rPr>
          <w:lang w:val="en-GB"/>
        </w:rPr>
        <w:t xml:space="preserve">ecision making </w:t>
      </w:r>
      <w:r w:rsidR="000A5819">
        <w:rPr>
          <w:lang w:val="en-GB"/>
        </w:rPr>
        <w:t>on problems that have not been pre</w:t>
      </w:r>
      <w:r w:rsidR="000A5819" w:rsidRPr="004C33BD">
        <w:rPr>
          <w:lang w:val="en-GB"/>
        </w:rPr>
        <w:t>d</w:t>
      </w:r>
      <w:r w:rsidR="000A5819">
        <w:rPr>
          <w:lang w:val="en-GB"/>
        </w:rPr>
        <w:t>etermine in a</w:t>
      </w:r>
      <w:r w:rsidR="000A5819" w:rsidRPr="004C33BD">
        <w:rPr>
          <w:lang w:val="en-GB"/>
        </w:rPr>
        <w:t>d</w:t>
      </w:r>
      <w:r w:rsidR="000A5819">
        <w:rPr>
          <w:lang w:val="en-GB"/>
        </w:rPr>
        <w:t xml:space="preserve">vance. These systems rely on </w:t>
      </w:r>
      <w:r w:rsidR="000A5819" w:rsidRPr="004C33BD">
        <w:rPr>
          <w:lang w:val="en-GB"/>
        </w:rPr>
        <w:t>d</w:t>
      </w:r>
      <w:r w:rsidR="000A5819">
        <w:rPr>
          <w:lang w:val="en-GB"/>
        </w:rPr>
        <w:t>ata from STT or MIS but they also require external info. They inclu</w:t>
      </w:r>
      <w:r w:rsidR="000A5819" w:rsidRPr="004C33BD">
        <w:rPr>
          <w:lang w:val="en-GB"/>
        </w:rPr>
        <w:t>d</w:t>
      </w:r>
      <w:r w:rsidR="000A5819">
        <w:rPr>
          <w:lang w:val="en-GB"/>
        </w:rPr>
        <w:t xml:space="preserve">e a variety of </w:t>
      </w:r>
      <w:r w:rsidR="000A5819" w:rsidRPr="004C33BD">
        <w:rPr>
          <w:lang w:val="en-GB"/>
        </w:rPr>
        <w:t>d</w:t>
      </w:r>
      <w:r w:rsidR="000A5819">
        <w:rPr>
          <w:lang w:val="en-GB"/>
        </w:rPr>
        <w:t xml:space="preserve">ata analysis of </w:t>
      </w:r>
      <w:r w:rsidR="000A5819" w:rsidRPr="004C33BD">
        <w:rPr>
          <w:lang w:val="en-GB"/>
        </w:rPr>
        <w:t>d</w:t>
      </w:r>
      <w:r w:rsidR="000A5819">
        <w:rPr>
          <w:lang w:val="en-GB"/>
        </w:rPr>
        <w:t>ata mo</w:t>
      </w:r>
      <w:r w:rsidR="000A5819" w:rsidRPr="004C33BD">
        <w:rPr>
          <w:lang w:val="en-GB"/>
        </w:rPr>
        <w:t>d</w:t>
      </w:r>
      <w:r w:rsidR="000A5819">
        <w:rPr>
          <w:lang w:val="en-GB"/>
        </w:rPr>
        <w:t>el that con</w:t>
      </w:r>
      <w:r w:rsidR="000A5819" w:rsidRPr="004C33BD">
        <w:rPr>
          <w:lang w:val="en-GB"/>
        </w:rPr>
        <w:t>d</w:t>
      </w:r>
      <w:r w:rsidR="000A5819">
        <w:rPr>
          <w:lang w:val="en-GB"/>
        </w:rPr>
        <w:t xml:space="preserve">ense large amount of </w:t>
      </w:r>
      <w:r w:rsidR="000A5819" w:rsidRPr="004C33BD">
        <w:rPr>
          <w:lang w:val="en-GB"/>
        </w:rPr>
        <w:t>d</w:t>
      </w:r>
      <w:r w:rsidR="000A5819">
        <w:rPr>
          <w:lang w:val="en-GB"/>
        </w:rPr>
        <w:t>ata suitable for analysis. The objective of this system is to help the company a</w:t>
      </w:r>
      <w:r w:rsidR="000A5819" w:rsidRPr="004C33BD">
        <w:rPr>
          <w:lang w:val="en-GB"/>
        </w:rPr>
        <w:t>d</w:t>
      </w:r>
      <w:r w:rsidR="000A5819">
        <w:rPr>
          <w:lang w:val="en-GB"/>
        </w:rPr>
        <w:t xml:space="preserve">ministrators in </w:t>
      </w:r>
      <w:r w:rsidR="000A5819" w:rsidRPr="004C33BD">
        <w:rPr>
          <w:lang w:val="en-GB"/>
        </w:rPr>
        <w:t>d</w:t>
      </w:r>
      <w:r w:rsidR="000A5819">
        <w:rPr>
          <w:lang w:val="en-GB"/>
        </w:rPr>
        <w:t>ecision making process.</w:t>
      </w:r>
    </w:p>
    <w:p w:rsidR="00671CDA" w:rsidRDefault="000A5819" w:rsidP="000A5819">
      <w:pPr>
        <w:pStyle w:val="ListParagraph"/>
        <w:numPr>
          <w:ilvl w:val="0"/>
          <w:numId w:val="8"/>
        </w:numPr>
        <w:rPr>
          <w:lang w:val="en-GB"/>
        </w:rPr>
      </w:pPr>
      <w:r>
        <w:rPr>
          <w:b/>
          <w:bCs/>
          <w:u w:val="single"/>
          <w:lang w:val="en-GB"/>
        </w:rPr>
        <w:t>Information systems for managers:</w:t>
      </w:r>
      <w:r>
        <w:rPr>
          <w:lang w:val="en-GB"/>
        </w:rPr>
        <w:t xml:space="preserve"> It is a system aime</w:t>
      </w:r>
      <w:r w:rsidRPr="004C33BD">
        <w:rPr>
          <w:lang w:val="en-GB"/>
        </w:rPr>
        <w:t>d</w:t>
      </w:r>
      <w:r>
        <w:rPr>
          <w:lang w:val="en-GB"/>
        </w:rPr>
        <w:t xml:space="preserve"> at senior managers, the objective of these system is to help the </w:t>
      </w:r>
      <w:r w:rsidRPr="004C33BD">
        <w:rPr>
          <w:lang w:val="en-GB"/>
        </w:rPr>
        <w:t>d</w:t>
      </w:r>
      <w:r>
        <w:rPr>
          <w:lang w:val="en-GB"/>
        </w:rPr>
        <w:t>irector an</w:t>
      </w:r>
      <w:r w:rsidRPr="004C33BD">
        <w:rPr>
          <w:lang w:val="en-GB"/>
        </w:rPr>
        <w:t>d</w:t>
      </w:r>
      <w:r>
        <w:rPr>
          <w:lang w:val="en-GB"/>
        </w:rPr>
        <w:t xml:space="preserve"> senior a</w:t>
      </w:r>
      <w:r w:rsidRPr="004C33BD">
        <w:rPr>
          <w:lang w:val="en-GB"/>
        </w:rPr>
        <w:t>d</w:t>
      </w:r>
      <w:r>
        <w:rPr>
          <w:lang w:val="en-GB"/>
        </w:rPr>
        <w:t>ministrators in their executive work by offering them a wi</w:t>
      </w:r>
      <w:r w:rsidRPr="004C33BD">
        <w:rPr>
          <w:lang w:val="en-GB"/>
        </w:rPr>
        <w:t>d</w:t>
      </w:r>
      <w:r>
        <w:rPr>
          <w:lang w:val="en-GB"/>
        </w:rPr>
        <w:t>e variety of internal an</w:t>
      </w:r>
      <w:r w:rsidRPr="004C33BD">
        <w:rPr>
          <w:lang w:val="en-GB"/>
        </w:rPr>
        <w:t>d</w:t>
      </w:r>
      <w:r>
        <w:rPr>
          <w:lang w:val="en-GB"/>
        </w:rPr>
        <w:t xml:space="preserve"> external info in the form of clean summaries (with a high level of abstraction) </w:t>
      </w:r>
    </w:p>
    <w:p w:rsidR="000A5819" w:rsidRDefault="000A5819" w:rsidP="000A5819">
      <w:pPr>
        <w:rPr>
          <w:lang w:val="en-GB"/>
        </w:rPr>
      </w:pPr>
    </w:p>
    <w:p w:rsidR="00B27FAE" w:rsidRDefault="0061323A" w:rsidP="000A5819">
      <w:pPr>
        <w:rPr>
          <w:lang w:val="en-GB"/>
        </w:rPr>
      </w:pPr>
      <w:r>
        <w:rPr>
          <w:noProof/>
          <w:lang w:val="en-GB"/>
        </w:rPr>
        <w:lastRenderedPageBreak/>
        <mc:AlternateContent>
          <mc:Choice Requires="wps">
            <w:drawing>
              <wp:anchor distT="0" distB="0" distL="114300" distR="114300" simplePos="0" relativeHeight="251763712" behindDoc="0" locked="0" layoutInCell="1" allowOverlap="1">
                <wp:simplePos x="0" y="0"/>
                <wp:positionH relativeFrom="column">
                  <wp:posOffset>1531620</wp:posOffset>
                </wp:positionH>
                <wp:positionV relativeFrom="paragraph">
                  <wp:posOffset>1577340</wp:posOffset>
                </wp:positionV>
                <wp:extent cx="1935480" cy="327660"/>
                <wp:effectExtent l="0" t="19050" r="45720" b="34290"/>
                <wp:wrapNone/>
                <wp:docPr id="1885252063" name="Arrow: Right 55"/>
                <wp:cNvGraphicFramePr/>
                <a:graphic xmlns:a="http://schemas.openxmlformats.org/drawingml/2006/main">
                  <a:graphicData uri="http://schemas.microsoft.com/office/word/2010/wordprocessingShape">
                    <wps:wsp>
                      <wps:cNvSpPr/>
                      <wps:spPr>
                        <a:xfrm>
                          <a:off x="0" y="0"/>
                          <a:ext cx="1935480" cy="32766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572FC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55" o:spid="_x0000_s1026" type="#_x0000_t13" style="position:absolute;margin-left:120.6pt;margin-top:124.2pt;width:152.4pt;height:25.8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" adj="19772" fillcolor="#4472c4 [3204]" strokecolor="#09101d [484]" strokeweight="1pt"/>
            </w:pict>
          </mc:Fallback>
        </mc:AlternateContent>
      </w:r>
      <w:r w:rsidR="000A5819">
        <w:rPr>
          <w:noProof/>
          <w:lang w:val="en-GB"/>
        </w:rPr>
        <mc:AlternateContent>
          <mc:Choice Requires="wps">
            <w:drawing>
              <wp:anchor distT="0" distB="0" distL="114300" distR="114300" simplePos="0" relativeHeight="251768832" behindDoc="0" locked="0" layoutInCell="1" allowOverlap="1" wp14:anchorId="05FA1FF3" wp14:editId="67A857E9">
                <wp:simplePos x="0" y="0"/>
                <wp:positionH relativeFrom="column">
                  <wp:posOffset>521335</wp:posOffset>
                </wp:positionH>
                <wp:positionV relativeFrom="paragraph">
                  <wp:posOffset>327025</wp:posOffset>
                </wp:positionV>
                <wp:extent cx="489995" cy="1101063"/>
                <wp:effectExtent l="57150" t="0" r="139065" b="80645"/>
                <wp:wrapNone/>
                <wp:docPr id="820323901" name="Arrow: Curved Right 56"/>
                <wp:cNvGraphicFramePr/>
                <a:graphic xmlns:a="http://schemas.openxmlformats.org/drawingml/2006/main">
                  <a:graphicData uri="http://schemas.microsoft.com/office/word/2010/wordprocessingShape">
                    <wps:wsp>
                      <wps:cNvSpPr/>
                      <wps:spPr>
                        <a:xfrm rot="12124444" flipH="1">
                          <a:off x="0" y="0"/>
                          <a:ext cx="489995" cy="1101063"/>
                        </a:xfrm>
                        <a:prstGeom prst="curvedRightArrow">
                          <a:avLst>
                            <a:gd name="adj1" fmla="val 25000"/>
                            <a:gd name="adj2" fmla="val 46469"/>
                            <a:gd name="adj3" fmla="val 5326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163E4"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Arrow: Curved Right 56" o:spid="_x0000_s1026" type="#_x0000_t102" style="position:absolute;margin-left:41.05pt;margin-top:25.75pt;width:38.6pt;height:86.7pt;rotation:10349834fd;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" adj="17133,20568,10094" fillcolor="#4472c4 [3204]" strokecolor="#09101d [484]" strokeweight="1pt"/>
            </w:pict>
          </mc:Fallback>
        </mc:AlternateContent>
      </w:r>
      <w:r w:rsidR="000A5819">
        <w:rPr>
          <w:noProof/>
          <w:lang w:val="en-GB"/>
        </w:rPr>
        <mc:AlternateContent>
          <mc:Choice Requires="wps">
            <w:drawing>
              <wp:anchor distT="0" distB="0" distL="114300" distR="114300" simplePos="0" relativeHeight="251766784" behindDoc="0" locked="0" layoutInCell="1" allowOverlap="1" wp14:anchorId="05FA1FF3" wp14:editId="67A857E9">
                <wp:simplePos x="0" y="0"/>
                <wp:positionH relativeFrom="column">
                  <wp:posOffset>4365625</wp:posOffset>
                </wp:positionH>
                <wp:positionV relativeFrom="paragraph">
                  <wp:posOffset>2275839</wp:posOffset>
                </wp:positionV>
                <wp:extent cx="549413" cy="1101063"/>
                <wp:effectExtent l="304800" t="0" r="60325" b="0"/>
                <wp:wrapNone/>
                <wp:docPr id="686444233" name="Arrow: Curved Right 56"/>
                <wp:cNvGraphicFramePr/>
                <a:graphic xmlns:a="http://schemas.openxmlformats.org/drawingml/2006/main">
                  <a:graphicData uri="http://schemas.microsoft.com/office/word/2010/wordprocessingShape">
                    <wps:wsp>
                      <wps:cNvSpPr/>
                      <wps:spPr>
                        <a:xfrm rot="12984244">
                          <a:off x="0" y="0"/>
                          <a:ext cx="549413" cy="1101063"/>
                        </a:xfrm>
                        <a:prstGeom prst="curvedRightArrow">
                          <a:avLst>
                            <a:gd name="adj1" fmla="val 25000"/>
                            <a:gd name="adj2" fmla="val 46469"/>
                            <a:gd name="adj3" fmla="val 5326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CA3398" id="Arrow: Curved Right 56" o:spid="_x0000_s1026" type="#_x0000_t102" style="position:absolute;margin-left:343.75pt;margin-top:179.2pt;width:43.25pt;height:86.7pt;rotation:-9410703fd;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" adj="16592,20443,10094" fillcolor="#4472c4 [3204]" strokecolor="#09101d [484]" strokeweight="1pt"/>
            </w:pict>
          </mc:Fallback>
        </mc:AlternateContent>
      </w:r>
      <w:r w:rsidR="000A5819">
        <w:rPr>
          <w:noProof/>
          <w:lang w:val="en-GB"/>
        </w:rPr>
        <mc:AlternateContent>
          <mc:Choice Requires="wps">
            <w:drawing>
              <wp:anchor distT="0" distB="0" distL="114300" distR="114300" simplePos="0" relativeHeight="251764736" behindDoc="0" locked="0" layoutInCell="1" allowOverlap="1">
                <wp:simplePos x="0" y="0"/>
                <wp:positionH relativeFrom="column">
                  <wp:posOffset>3777521</wp:posOffset>
                </wp:positionH>
                <wp:positionV relativeFrom="paragraph">
                  <wp:posOffset>110565</wp:posOffset>
                </wp:positionV>
                <wp:extent cx="549413" cy="1101063"/>
                <wp:effectExtent l="0" t="66040" r="0" b="299085"/>
                <wp:wrapNone/>
                <wp:docPr id="984034228" name="Arrow: Curved Right 56"/>
                <wp:cNvGraphicFramePr/>
                <a:graphic xmlns:a="http://schemas.openxmlformats.org/drawingml/2006/main">
                  <a:graphicData uri="http://schemas.microsoft.com/office/word/2010/wordprocessingShape">
                    <wps:wsp>
                      <wps:cNvSpPr/>
                      <wps:spPr>
                        <a:xfrm rot="7641307">
                          <a:off x="0" y="0"/>
                          <a:ext cx="549413" cy="1101063"/>
                        </a:xfrm>
                        <a:prstGeom prst="curvedRightArrow">
                          <a:avLst>
                            <a:gd name="adj1" fmla="val 25000"/>
                            <a:gd name="adj2" fmla="val 46469"/>
                            <a:gd name="adj3" fmla="val 5326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2FEE0" id="Arrow: Curved Right 56" o:spid="_x0000_s1026" type="#_x0000_t102" style="position:absolute;margin-left:297.45pt;margin-top:8.7pt;width:43.25pt;height:86.7pt;rotation:8346345fd;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" adj="16592,20443,10094" fillcolor="#4472c4 [3204]" strokecolor="#09101d [484]" strokeweight="1pt"/>
            </w:pict>
          </mc:Fallback>
        </mc:AlternateContent>
      </w:r>
      <w:r w:rsidR="000A5819">
        <w:rPr>
          <w:noProof/>
          <w:lang w:val="en-GB"/>
        </w:rPr>
        <mc:AlternateContent>
          <mc:Choice Requires="wps">
            <w:drawing>
              <wp:anchor distT="0" distB="0" distL="114300" distR="114300" simplePos="0" relativeHeight="251760640" behindDoc="0" locked="0" layoutInCell="1" allowOverlap="1">
                <wp:simplePos x="0" y="0"/>
                <wp:positionH relativeFrom="column">
                  <wp:posOffset>-525780</wp:posOffset>
                </wp:positionH>
                <wp:positionV relativeFrom="paragraph">
                  <wp:posOffset>1501140</wp:posOffset>
                </wp:positionV>
                <wp:extent cx="1706880" cy="571500"/>
                <wp:effectExtent l="0" t="0" r="26670" b="19050"/>
                <wp:wrapNone/>
                <wp:docPr id="80231539" name="Rectangle 52"/>
                <wp:cNvGraphicFramePr/>
                <a:graphic xmlns:a="http://schemas.openxmlformats.org/drawingml/2006/main">
                  <a:graphicData uri="http://schemas.microsoft.com/office/word/2010/wordprocessingShape">
                    <wps:wsp>
                      <wps:cNvSpPr/>
                      <wps:spPr>
                        <a:xfrm>
                          <a:off x="0" y="0"/>
                          <a:ext cx="1706880" cy="571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0A5819" w:rsidRPr="000A5819" w:rsidRDefault="000A5819" w:rsidP="000A5819">
                            <w:pPr>
                              <w:jc w:val="center"/>
                              <w:rPr>
                                <w:lang w:val="en-GB"/>
                              </w:rPr>
                            </w:pPr>
                            <w:r>
                              <w:rPr>
                                <w:lang w:val="en-GB"/>
                              </w:rPr>
                              <w:t>Management information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2" o:spid="_x0000_s1054" style="position:absolute;margin-left:-41.4pt;margin-top:118.2pt;width:134.4pt;height:45pt;z-index:251760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" fillcolor="#4472c4 [3204]" strokecolor="#09101d [484]" strokeweight="1pt">
                <v:textbox>
                  <w:txbxContent>
                    <w:p w:rsidR="000A5819" w:rsidRPr="000A5819" w:rsidRDefault="000A5819" w:rsidP="000A5819">
                      <w:pPr>
                        <w:jc w:val="center"/>
                        <w:rPr>
                          <w:lang w:val="en-GB"/>
                        </w:rPr>
                      </w:pPr>
                      <w:r>
                        <w:rPr>
                          <w:lang w:val="en-GB"/>
                        </w:rPr>
                        <w:t>Management information system</w:t>
                      </w:r>
                    </w:p>
                  </w:txbxContent>
                </v:textbox>
              </v:rect>
            </w:pict>
          </mc:Fallback>
        </mc:AlternateContent>
      </w:r>
      <w:r w:rsidR="000A5819">
        <w:rPr>
          <w:noProof/>
          <w:lang w:val="en-GB"/>
        </w:rPr>
        <mc:AlternateContent>
          <mc:Choice Requires="wps">
            <w:drawing>
              <wp:anchor distT="0" distB="0" distL="114300" distR="114300" simplePos="0" relativeHeight="251762688" behindDoc="0" locked="0" layoutInCell="1" allowOverlap="1">
                <wp:simplePos x="0" y="0"/>
                <wp:positionH relativeFrom="column">
                  <wp:posOffset>4290060</wp:posOffset>
                </wp:positionH>
                <wp:positionV relativeFrom="paragraph">
                  <wp:posOffset>1333500</wp:posOffset>
                </wp:positionV>
                <wp:extent cx="1524000" cy="701040"/>
                <wp:effectExtent l="0" t="0" r="19050" b="22860"/>
                <wp:wrapNone/>
                <wp:docPr id="1444823641" name="Rectangle 54"/>
                <wp:cNvGraphicFramePr/>
                <a:graphic xmlns:a="http://schemas.openxmlformats.org/drawingml/2006/main">
                  <a:graphicData uri="http://schemas.microsoft.com/office/word/2010/wordprocessingShape">
                    <wps:wsp>
                      <wps:cNvSpPr/>
                      <wps:spPr>
                        <a:xfrm>
                          <a:off x="0" y="0"/>
                          <a:ext cx="1524000" cy="7010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0A5819" w:rsidRPr="000A5819" w:rsidRDefault="000A5819" w:rsidP="000A5819">
                            <w:pPr>
                              <w:jc w:val="center"/>
                              <w:rPr>
                                <w:lang w:val="en-GB"/>
                              </w:rPr>
                            </w:pPr>
                            <w:r>
                              <w:rPr>
                                <w:lang w:val="en-GB"/>
                              </w:rPr>
                              <w:t>Decision support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4" o:spid="_x0000_s1055" style="position:absolute;margin-left:337.8pt;margin-top:105pt;width:120pt;height:55.2pt;z-index:251762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" fillcolor="#4472c4 [3204]" strokecolor="#09101d [484]" strokeweight="1pt">
                <v:textbox>
                  <w:txbxContent>
                    <w:p w:rsidR="000A5819" w:rsidRPr="000A5819" w:rsidRDefault="000A5819" w:rsidP="000A5819">
                      <w:pPr>
                        <w:jc w:val="center"/>
                        <w:rPr>
                          <w:lang w:val="en-GB"/>
                        </w:rPr>
                      </w:pPr>
                      <w:r>
                        <w:rPr>
                          <w:lang w:val="en-GB"/>
                        </w:rPr>
                        <w:t>Decision support system</w:t>
                      </w:r>
                    </w:p>
                  </w:txbxContent>
                </v:textbox>
              </v:rect>
            </w:pict>
          </mc:Fallback>
        </mc:AlternateContent>
      </w:r>
      <w:r w:rsidR="000A5819">
        <w:rPr>
          <w:noProof/>
          <w:lang w:val="en-GB"/>
        </w:rPr>
        <mc:AlternateContent>
          <mc:Choice Requires="wps">
            <w:drawing>
              <wp:anchor distT="0" distB="0" distL="114300" distR="114300" simplePos="0" relativeHeight="251761664" behindDoc="0" locked="0" layoutInCell="1" allowOverlap="1">
                <wp:simplePos x="0" y="0"/>
                <wp:positionH relativeFrom="column">
                  <wp:posOffset>1630680</wp:posOffset>
                </wp:positionH>
                <wp:positionV relativeFrom="paragraph">
                  <wp:posOffset>2682240</wp:posOffset>
                </wp:positionV>
                <wp:extent cx="2034540" cy="601980"/>
                <wp:effectExtent l="0" t="0" r="22860" b="26670"/>
                <wp:wrapNone/>
                <wp:docPr id="486216926" name="Rectangle 53"/>
                <wp:cNvGraphicFramePr/>
                <a:graphic xmlns:a="http://schemas.openxmlformats.org/drawingml/2006/main">
                  <a:graphicData uri="http://schemas.microsoft.com/office/word/2010/wordprocessingShape">
                    <wps:wsp>
                      <wps:cNvSpPr/>
                      <wps:spPr>
                        <a:xfrm>
                          <a:off x="0" y="0"/>
                          <a:ext cx="2034540" cy="60198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0A5819" w:rsidRPr="000A5819" w:rsidRDefault="000A5819" w:rsidP="000A5819">
                            <w:pPr>
                              <w:jc w:val="center"/>
                              <w:rPr>
                                <w:lang w:val="en-GB"/>
                              </w:rPr>
                            </w:pPr>
                            <w:r>
                              <w:rPr>
                                <w:lang w:val="en-GB"/>
                              </w:rPr>
                              <w:t>Transaction processing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3" o:spid="_x0000_s1056" style="position:absolute;margin-left:128.4pt;margin-top:211.2pt;width:160.2pt;height:47.4pt;z-index:251761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" fillcolor="#4472c4 [3204]" strokecolor="#09101d [484]" strokeweight="1pt">
                <v:textbox>
                  <w:txbxContent>
                    <w:p w:rsidR="000A5819" w:rsidRPr="000A5819" w:rsidRDefault="000A5819" w:rsidP="000A5819">
                      <w:pPr>
                        <w:jc w:val="center"/>
                        <w:rPr>
                          <w:lang w:val="en-GB"/>
                        </w:rPr>
                      </w:pPr>
                      <w:r>
                        <w:rPr>
                          <w:lang w:val="en-GB"/>
                        </w:rPr>
                        <w:t>Transaction processing system</w:t>
                      </w:r>
                    </w:p>
                  </w:txbxContent>
                </v:textbox>
              </v:rect>
            </w:pict>
          </mc:Fallback>
        </mc:AlternateContent>
      </w:r>
      <w:r w:rsidR="000A5819">
        <w:rPr>
          <w:noProof/>
          <w:lang w:val="en-GB"/>
        </w:rPr>
        <mc:AlternateContent>
          <mc:Choice Requires="wps">
            <w:drawing>
              <wp:anchor distT="0" distB="0" distL="114300" distR="114300" simplePos="0" relativeHeight="251759616" behindDoc="0" locked="0" layoutInCell="1" allowOverlap="1">
                <wp:simplePos x="0" y="0"/>
                <wp:positionH relativeFrom="column">
                  <wp:posOffset>1440180</wp:posOffset>
                </wp:positionH>
                <wp:positionV relativeFrom="paragraph">
                  <wp:posOffset>300355</wp:posOffset>
                </wp:positionV>
                <wp:extent cx="1859280" cy="502920"/>
                <wp:effectExtent l="0" t="0" r="26670" b="11430"/>
                <wp:wrapNone/>
                <wp:docPr id="1470780833" name="Rectangle 51"/>
                <wp:cNvGraphicFramePr/>
                <a:graphic xmlns:a="http://schemas.openxmlformats.org/drawingml/2006/main">
                  <a:graphicData uri="http://schemas.microsoft.com/office/word/2010/wordprocessingShape">
                    <wps:wsp>
                      <wps:cNvSpPr/>
                      <wps:spPr>
                        <a:xfrm>
                          <a:off x="0" y="0"/>
                          <a:ext cx="1859280" cy="502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0A5819" w:rsidRPr="000A5819" w:rsidRDefault="000A5819" w:rsidP="000A5819">
                            <w:pPr>
                              <w:jc w:val="center"/>
                              <w:rPr>
                                <w:lang w:val="en-GB"/>
                              </w:rPr>
                            </w:pPr>
                            <w:r>
                              <w:rPr>
                                <w:lang w:val="en-GB"/>
                              </w:rPr>
                              <w:t>Information system for managers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57" style="position:absolute;margin-left:113.4pt;margin-top:23.65pt;width:146.4pt;height:39.6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" fillcolor="#4472c4 [3204]" strokecolor="#09101d [484]" strokeweight="1pt">
                <v:textbox>
                  <w:txbxContent>
                    <w:p w:rsidR="000A5819" w:rsidRPr="000A5819" w:rsidRDefault="000A5819" w:rsidP="000A5819">
                      <w:pPr>
                        <w:jc w:val="center"/>
                        <w:rPr>
                          <w:lang w:val="en-GB"/>
                        </w:rPr>
                      </w:pPr>
                      <w:r>
                        <w:rPr>
                          <w:lang w:val="en-GB"/>
                        </w:rPr>
                        <w:t>Information system for managers</w:t>
                      </w:r>
                    </w:p>
                  </w:txbxContent>
                </v:textbox>
              </v:rect>
            </w:pict>
          </mc:Fallback>
        </mc:AlternateContent>
      </w:r>
    </w:p>
    <w:p w:rsidR="0061323A" w:rsidRPr="0061323A" w:rsidRDefault="0061323A" w:rsidP="0061323A">
      <w:pPr>
        <w:rPr>
          <w:lang w:val="en-GB"/>
        </w:rPr>
      </w:pPr>
    </w:p>
    <w:p w:rsidR="0061323A" w:rsidRPr="0061323A" w:rsidRDefault="0061323A" w:rsidP="0061323A">
      <w:pPr>
        <w:rPr>
          <w:lang w:val="en-GB"/>
        </w:rPr>
      </w:pPr>
    </w:p>
    <w:p w:rsidR="0061323A" w:rsidRPr="0061323A" w:rsidRDefault="0061323A" w:rsidP="0061323A">
      <w:pPr>
        <w:rPr>
          <w:lang w:val="en-GB"/>
        </w:rPr>
      </w:pPr>
    </w:p>
    <w:p w:rsidR="0061323A" w:rsidRPr="0061323A" w:rsidRDefault="0061323A" w:rsidP="0061323A">
      <w:pPr>
        <w:rPr>
          <w:lang w:val="en-GB"/>
        </w:rPr>
      </w:pPr>
    </w:p>
    <w:p w:rsidR="0061323A" w:rsidRPr="0061323A" w:rsidRDefault="0061323A" w:rsidP="0061323A">
      <w:pPr>
        <w:rPr>
          <w:lang w:val="en-GB"/>
        </w:rPr>
      </w:pPr>
    </w:p>
    <w:p w:rsidR="0061323A" w:rsidRPr="0061323A" w:rsidRDefault="0061323A" w:rsidP="0061323A">
      <w:pPr>
        <w:rPr>
          <w:lang w:val="en-GB"/>
        </w:rPr>
      </w:pPr>
    </w:p>
    <w:p w:rsidR="0061323A" w:rsidRPr="0061323A" w:rsidRDefault="0061323A" w:rsidP="0061323A">
      <w:pPr>
        <w:rPr>
          <w:lang w:val="en-GB"/>
        </w:rPr>
      </w:pPr>
      <w:r>
        <w:rPr>
          <w:noProof/>
          <w:lang w:val="en-GB"/>
        </w:rPr>
        <mc:AlternateContent>
          <mc:Choice Requires="wps">
            <w:drawing>
              <wp:anchor distT="0" distB="0" distL="114300" distR="114300" simplePos="0" relativeHeight="251770880" behindDoc="0" locked="0" layoutInCell="1" allowOverlap="1" wp14:anchorId="20CEC8BF" wp14:editId="37F80A00">
                <wp:simplePos x="0" y="0"/>
                <wp:positionH relativeFrom="column">
                  <wp:posOffset>601980</wp:posOffset>
                </wp:positionH>
                <wp:positionV relativeFrom="paragraph">
                  <wp:posOffset>28575</wp:posOffset>
                </wp:positionV>
                <wp:extent cx="489585" cy="1100455"/>
                <wp:effectExtent l="114300" t="0" r="253365" b="0"/>
                <wp:wrapNone/>
                <wp:docPr id="752385860" name="Arrow: Curved Right 56"/>
                <wp:cNvGraphicFramePr/>
                <a:graphic xmlns:a="http://schemas.openxmlformats.org/drawingml/2006/main">
                  <a:graphicData uri="http://schemas.microsoft.com/office/word/2010/wordprocessingShape">
                    <wps:wsp>
                      <wps:cNvSpPr/>
                      <wps:spPr>
                        <a:xfrm rot="8284584" flipH="1">
                          <a:off x="0" y="0"/>
                          <a:ext cx="489585" cy="1100455"/>
                        </a:xfrm>
                        <a:prstGeom prst="curvedRightArrow">
                          <a:avLst>
                            <a:gd name="adj1" fmla="val 32321"/>
                            <a:gd name="adj2" fmla="val 46469"/>
                            <a:gd name="adj3" fmla="val 53267"/>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C93A0" id="Arrow: Curved Right 56" o:spid="_x0000_s1026" type="#_x0000_t102" style="position:absolute;margin-left:47.4pt;margin-top:2.25pt;width:38.55pt;height:86.65pt;rotation:-9048975fd;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" adj="17134,20920,10094" fillcolor="#4472c4 [3204]" strokecolor="#09101d [484]" strokeweight="1pt"/>
            </w:pict>
          </mc:Fallback>
        </mc:AlternateContent>
      </w:r>
    </w:p>
    <w:p w:rsidR="0061323A" w:rsidRPr="0061323A" w:rsidRDefault="0061323A" w:rsidP="0061323A">
      <w:pPr>
        <w:rPr>
          <w:lang w:val="en-GB"/>
        </w:rPr>
      </w:pPr>
    </w:p>
    <w:p w:rsidR="0061323A" w:rsidRPr="0061323A" w:rsidRDefault="0061323A" w:rsidP="0061323A">
      <w:pPr>
        <w:rPr>
          <w:lang w:val="en-GB"/>
        </w:rPr>
      </w:pPr>
    </w:p>
    <w:p w:rsidR="0061323A" w:rsidRPr="0061323A" w:rsidRDefault="0061323A" w:rsidP="0061323A">
      <w:pPr>
        <w:rPr>
          <w:lang w:val="en-GB"/>
        </w:rPr>
      </w:pPr>
    </w:p>
    <w:p w:rsidR="0061323A" w:rsidRDefault="0061323A" w:rsidP="0061323A">
      <w:pPr>
        <w:rPr>
          <w:lang w:val="en-GB"/>
        </w:rPr>
      </w:pPr>
    </w:p>
    <w:p w:rsidR="0061323A" w:rsidRDefault="0061323A" w:rsidP="0061323A">
      <w:pPr>
        <w:rPr>
          <w:u w:val="single"/>
          <w:lang w:val="en-GB"/>
        </w:rPr>
      </w:pPr>
      <w:r w:rsidRPr="0061323A">
        <w:rPr>
          <w:u w:val="single"/>
          <w:lang w:val="en-GB"/>
        </w:rPr>
        <w:t>Fig5: Interrelationship with IS</w:t>
      </w:r>
    </w:p>
    <w:p w:rsidR="0061323A" w:rsidRDefault="0061323A" w:rsidP="0061323A">
      <w:pPr>
        <w:rPr>
          <w:u w:val="single"/>
          <w:lang w:val="en-GB"/>
        </w:rPr>
      </w:pPr>
    </w:p>
    <w:p w:rsidR="0061323A" w:rsidRDefault="0061323A" w:rsidP="0061323A">
      <w:pPr>
        <w:rPr>
          <w:lang w:val="en-GB"/>
        </w:rPr>
      </w:pPr>
      <w:r>
        <w:rPr>
          <w:lang w:val="en-GB"/>
        </w:rPr>
        <w:t xml:space="preserve">We can also have other IS such as </w:t>
      </w:r>
    </w:p>
    <w:p w:rsidR="0061323A" w:rsidRDefault="0061323A" w:rsidP="0061323A">
      <w:pPr>
        <w:pStyle w:val="ListParagraph"/>
        <w:numPr>
          <w:ilvl w:val="0"/>
          <w:numId w:val="9"/>
        </w:numPr>
        <w:rPr>
          <w:lang w:val="en-GB"/>
        </w:rPr>
      </w:pPr>
      <w:r w:rsidRPr="0061323A">
        <w:rPr>
          <w:b/>
          <w:bCs/>
          <w:lang w:val="en-GB"/>
        </w:rPr>
        <w:t>The cooperation support system (CSS)</w:t>
      </w:r>
      <w:r>
        <w:rPr>
          <w:lang w:val="en-GB"/>
        </w:rPr>
        <w:t>: Facilitate operation between the different users of an organization (communication and coordination). These systems rely on ICT. Communication to transmit data in different forms (data text, images, sound, animated images etc) and coordinate certain company’s activities.</w:t>
      </w:r>
    </w:p>
    <w:p w:rsidR="0061323A" w:rsidRDefault="0061323A" w:rsidP="0061323A">
      <w:pPr>
        <w:pStyle w:val="ListParagraph"/>
        <w:numPr>
          <w:ilvl w:val="0"/>
          <w:numId w:val="9"/>
        </w:numPr>
        <w:rPr>
          <w:lang w:val="en-GB"/>
        </w:rPr>
      </w:pPr>
      <w:r>
        <w:rPr>
          <w:b/>
          <w:bCs/>
          <w:lang w:val="en-GB"/>
        </w:rPr>
        <w:t>Knowledge based management support system:</w:t>
      </w:r>
      <w:r>
        <w:rPr>
          <w:lang w:val="en-GB"/>
        </w:rPr>
        <w:t xml:space="preserve"> facilitate the processes of creation, transfer, storage and application of an organizations knowledge. The most companies face recuring problem from their treatment emerges a knowledge, know how that is important to memorize in order to take it into account in future actities. These systems therefore ha</w:t>
      </w:r>
      <w:r w:rsidR="009B4581">
        <w:rPr>
          <w:lang w:val="en-GB"/>
        </w:rPr>
        <w:t>ve</w:t>
      </w:r>
      <w:r>
        <w:rPr>
          <w:lang w:val="en-GB"/>
        </w:rPr>
        <w:t xml:space="preserve"> the mission off formalizing, capitalizing and exploiting all knowledge of an organization.</w:t>
      </w:r>
    </w:p>
    <w:p w:rsidR="0061323A" w:rsidRDefault="0061323A" w:rsidP="0061323A">
      <w:pPr>
        <w:pStyle w:val="Heading2"/>
        <w:rPr>
          <w:lang w:val="en-GB"/>
        </w:rPr>
      </w:pPr>
      <w:r>
        <w:rPr>
          <w:lang w:val="en-GB"/>
        </w:rPr>
        <w:t>Design of an IS</w:t>
      </w:r>
    </w:p>
    <w:p w:rsidR="009B4581" w:rsidRDefault="00B53EF0" w:rsidP="009B4581">
      <w:pPr>
        <w:rPr>
          <w:lang w:val="en-GB"/>
        </w:rPr>
      </w:pPr>
      <w:r>
        <w:rPr>
          <w:lang w:val="en-GB"/>
        </w:rPr>
        <w:t>The definition given above gives an idea of the complexity of the IS whose variation maybe express using different architectures. It is then essential today to differentiate between IS and computer system. We are talking about computer system to describe the computer tool that will process the info.</w:t>
      </w:r>
    </w:p>
    <w:p w:rsidR="00B53EF0" w:rsidRDefault="00B53EF0" w:rsidP="009B4581">
      <w:pPr>
        <w:rPr>
          <w:lang w:val="en-GB"/>
        </w:rPr>
      </w:pPr>
      <w:r>
        <w:rPr>
          <w:lang w:val="en-GB"/>
        </w:rPr>
        <w:tab/>
        <w:t xml:space="preserve">In general the computer system is made up of computer hardware (machines and networks) and software install on these devices, furthermore we discuss the IS to describe </w:t>
      </w:r>
      <w:r>
        <w:rPr>
          <w:lang w:val="en-GB"/>
        </w:rPr>
        <w:lastRenderedPageBreak/>
        <w:t xml:space="preserve">all info and info flows in a company the IS often include IT but not always, the IS is much </w:t>
      </w:r>
      <w:r w:rsidR="00B07E17">
        <w:rPr>
          <w:lang w:val="en-GB"/>
        </w:rPr>
        <w:t>broader</w:t>
      </w:r>
      <w:r>
        <w:rPr>
          <w:lang w:val="en-GB"/>
        </w:rPr>
        <w:t xml:space="preserve"> and can be very well be manual</w:t>
      </w:r>
      <w:r w:rsidR="00B07E17">
        <w:rPr>
          <w:lang w:val="en-GB"/>
        </w:rPr>
        <w:t>.</w:t>
      </w:r>
    </w:p>
    <w:p w:rsidR="00B07E17" w:rsidRDefault="00B07E17" w:rsidP="00B07E17">
      <w:pPr>
        <w:jc w:val="center"/>
        <w:rPr>
          <w:lang w:val="en-GB"/>
        </w:rPr>
      </w:pPr>
      <w:r>
        <w:rPr>
          <w:noProof/>
          <w:lang w:val="en-GB"/>
        </w:rPr>
        <mc:AlternateContent>
          <mc:Choice Requires="wps">
            <w:drawing>
              <wp:anchor distT="0" distB="0" distL="114300" distR="114300" simplePos="0" relativeHeight="251658239" behindDoc="0" locked="0" layoutInCell="1" allowOverlap="1">
                <wp:simplePos x="0" y="0"/>
                <wp:positionH relativeFrom="column">
                  <wp:posOffset>388620</wp:posOffset>
                </wp:positionH>
                <wp:positionV relativeFrom="paragraph">
                  <wp:posOffset>8255</wp:posOffset>
                </wp:positionV>
                <wp:extent cx="5189220" cy="2346960"/>
                <wp:effectExtent l="0" t="0" r="11430" b="15240"/>
                <wp:wrapNone/>
                <wp:docPr id="986330013" name="Rectangle: Rounded Corners 61"/>
                <wp:cNvGraphicFramePr/>
                <a:graphic xmlns:a="http://schemas.openxmlformats.org/drawingml/2006/main">
                  <a:graphicData uri="http://schemas.microsoft.com/office/word/2010/wordprocessingShape">
                    <wps:wsp>
                      <wps:cNvSpPr/>
                      <wps:spPr>
                        <a:xfrm>
                          <a:off x="0" y="0"/>
                          <a:ext cx="5189220" cy="2346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5DB630F" id="Rectangle: Rounded Corners 61" o:spid="_x0000_s1026" style="position:absolute;margin-left:30.6pt;margin-top:.65pt;width:408.6pt;height:184.8pt;z-index:251658239;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" filled="f" strokecolor="#09101d [484]" strokeweight="1pt">
                <v:stroke joinstyle="miter"/>
              </v:roundrect>
            </w:pict>
          </mc:Fallback>
        </mc:AlternateContent>
      </w:r>
      <w:r>
        <w:rPr>
          <w:lang w:val="en-GB"/>
        </w:rPr>
        <w:t>Information system</w:t>
      </w:r>
    </w:p>
    <w:p w:rsidR="00B07E17" w:rsidRDefault="00B07E17" w:rsidP="00B07E17">
      <w:pPr>
        <w:jc w:val="center"/>
        <w:rPr>
          <w:lang w:val="en-GB"/>
        </w:rPr>
      </w:pPr>
      <w:r>
        <w:rPr>
          <w:noProof/>
          <w:lang w:val="en-GB"/>
        </w:rPr>
        <mc:AlternateContent>
          <mc:Choice Requires="wps">
            <w:drawing>
              <wp:anchor distT="0" distB="0" distL="114300" distR="114300" simplePos="0" relativeHeight="251774976" behindDoc="0" locked="0" layoutInCell="1" allowOverlap="1">
                <wp:simplePos x="0" y="0"/>
                <wp:positionH relativeFrom="column">
                  <wp:posOffset>2247900</wp:posOffset>
                </wp:positionH>
                <wp:positionV relativeFrom="paragraph">
                  <wp:posOffset>175260</wp:posOffset>
                </wp:positionV>
                <wp:extent cx="1093470" cy="171450"/>
                <wp:effectExtent l="19050" t="19050" r="11430" b="38100"/>
                <wp:wrapNone/>
                <wp:docPr id="1852462153" name="Arrow: Left-Right 60"/>
                <wp:cNvGraphicFramePr/>
                <a:graphic xmlns:a="http://schemas.openxmlformats.org/drawingml/2006/main">
                  <a:graphicData uri="http://schemas.microsoft.com/office/word/2010/wordprocessingShape">
                    <wps:wsp>
                      <wps:cNvSpPr/>
                      <wps:spPr>
                        <a:xfrm>
                          <a:off x="0" y="0"/>
                          <a:ext cx="1093470" cy="17145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49423B"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rrow: Left-Right 60" o:spid="_x0000_s1026" type="#_x0000_t69" style="position:absolute;margin-left:177pt;margin-top:13.8pt;width:86.1pt;height:13.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" adj="1693" fillcolor="#4472c4 [3204]" strokecolor="#09101d [484]" strokeweight="1pt"/>
            </w:pict>
          </mc:Fallback>
        </mc:AlternateContent>
      </w:r>
      <w:r>
        <w:rPr>
          <w:noProof/>
          <w:lang w:val="en-GB"/>
        </w:rPr>
        <mc:AlternateContent>
          <mc:Choice Requires="wps">
            <w:drawing>
              <wp:anchor distT="0" distB="0" distL="114300" distR="114300" simplePos="0" relativeHeight="251773952" behindDoc="0" locked="0" layoutInCell="1" allowOverlap="1">
                <wp:simplePos x="0" y="0"/>
                <wp:positionH relativeFrom="margin">
                  <wp:align>center</wp:align>
                </wp:positionH>
                <wp:positionV relativeFrom="paragraph">
                  <wp:posOffset>1123950</wp:posOffset>
                </wp:positionV>
                <wp:extent cx="1188720" cy="525780"/>
                <wp:effectExtent l="0" t="0" r="11430" b="26670"/>
                <wp:wrapNone/>
                <wp:docPr id="231497189" name="Oval 59"/>
                <wp:cNvGraphicFramePr/>
                <a:graphic xmlns:a="http://schemas.openxmlformats.org/drawingml/2006/main">
                  <a:graphicData uri="http://schemas.microsoft.com/office/word/2010/wordprocessingShape">
                    <wps:wsp>
                      <wps:cNvSpPr/>
                      <wps:spPr>
                        <a:xfrm>
                          <a:off x="0" y="0"/>
                          <a:ext cx="1188720" cy="525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E17" w:rsidRPr="00B07E17" w:rsidRDefault="00B07E17" w:rsidP="00B07E17">
                            <w:pPr>
                              <w:jc w:val="center"/>
                              <w:rPr>
                                <w:lang w:val="en-GB"/>
                              </w:rPr>
                            </w:pPr>
                            <w:r>
                              <w:rPr>
                                <w:lang w:val="en-GB"/>
                              </w:rP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59" o:spid="_x0000_s1058" style="position:absolute;left:0;text-align:left;margin-left:0;margin-top:88.5pt;width:93.6pt;height:41.4pt;z-index:25177395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" fillcolor="#4472c4 [3204]" strokecolor="#09101d [484]" strokeweight="1pt">
                <v:stroke joinstyle="miter"/>
                <v:textbox>
                  <w:txbxContent>
                    <w:p w:rsidR="00B07E17" w:rsidRPr="00B07E17" w:rsidRDefault="00B07E17" w:rsidP="00B07E17">
                      <w:pPr>
                        <w:jc w:val="center"/>
                        <w:rPr>
                          <w:lang w:val="en-GB"/>
                        </w:rPr>
                      </w:pPr>
                      <w:r>
                        <w:rPr>
                          <w:lang w:val="en-GB"/>
                        </w:rPr>
                        <w:t>Process</w:t>
                      </w:r>
                    </w:p>
                  </w:txbxContent>
                </v:textbox>
                <w10:wrap anchorx="margin"/>
              </v:oval>
            </w:pict>
          </mc:Fallback>
        </mc:AlternateContent>
      </w:r>
      <w:r>
        <w:rPr>
          <w:noProof/>
          <w:lang w:val="en-GB"/>
        </w:rPr>
        <mc:AlternateContent>
          <mc:Choice Requires="wps">
            <w:drawing>
              <wp:anchor distT="0" distB="0" distL="114300" distR="114300" simplePos="0" relativeHeight="251779072" behindDoc="0" locked="0" layoutInCell="1" allowOverlap="1" wp14:anchorId="51F05901" wp14:editId="0C9360F8">
                <wp:simplePos x="0" y="0"/>
                <wp:positionH relativeFrom="column">
                  <wp:posOffset>1436901</wp:posOffset>
                </wp:positionH>
                <wp:positionV relativeFrom="paragraph">
                  <wp:posOffset>841155</wp:posOffset>
                </wp:positionV>
                <wp:extent cx="845820" cy="113764"/>
                <wp:effectExtent l="0" t="247650" r="0" b="248285"/>
                <wp:wrapNone/>
                <wp:docPr id="561521224" name="Arrow: Left-Right 60"/>
                <wp:cNvGraphicFramePr/>
                <a:graphic xmlns:a="http://schemas.openxmlformats.org/drawingml/2006/main">
                  <a:graphicData uri="http://schemas.microsoft.com/office/word/2010/wordprocessingShape">
                    <wps:wsp>
                      <wps:cNvSpPr/>
                      <wps:spPr>
                        <a:xfrm rot="2549220">
                          <a:off x="0" y="0"/>
                          <a:ext cx="845820" cy="113764"/>
                        </a:xfrm>
                        <a:prstGeom prst="leftRightArrow">
                          <a:avLst>
                            <a:gd name="adj1" fmla="val 50000"/>
                            <a:gd name="adj2" fmla="val 8227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2FCF5F5" id="Arrow: Left-Right 60" o:spid="_x0000_s1026" type="#_x0000_t69" style="position:absolute;margin-left:113.15pt;margin-top:66.25pt;width:66.6pt;height:8.95pt;rotation:2784428fd;z-index:251779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" adj="2390" fillcolor="#4472c4 [3204]" strokecolor="#09101d [484]" strokeweight="1pt"/>
            </w:pict>
          </mc:Fallback>
        </mc:AlternateContent>
      </w:r>
      <w:r>
        <w:rPr>
          <w:noProof/>
          <w:lang w:val="en-GB"/>
        </w:rPr>
        <mc:AlternateContent>
          <mc:Choice Requires="wps">
            <w:drawing>
              <wp:anchor distT="0" distB="0" distL="114300" distR="114300" simplePos="0" relativeHeight="251777024" behindDoc="0" locked="0" layoutInCell="1" allowOverlap="1" wp14:anchorId="51F05901" wp14:editId="0C9360F8">
                <wp:simplePos x="0" y="0"/>
                <wp:positionH relativeFrom="column">
                  <wp:posOffset>3486150</wp:posOffset>
                </wp:positionH>
                <wp:positionV relativeFrom="paragraph">
                  <wp:posOffset>944880</wp:posOffset>
                </wp:positionV>
                <wp:extent cx="845820" cy="137160"/>
                <wp:effectExtent l="0" t="209550" r="0" b="205740"/>
                <wp:wrapNone/>
                <wp:docPr id="26461163" name="Arrow: Left-Right 60"/>
                <wp:cNvGraphicFramePr/>
                <a:graphic xmlns:a="http://schemas.openxmlformats.org/drawingml/2006/main">
                  <a:graphicData uri="http://schemas.microsoft.com/office/word/2010/wordprocessingShape">
                    <wps:wsp>
                      <wps:cNvSpPr/>
                      <wps:spPr>
                        <a:xfrm rot="19634110">
                          <a:off x="0" y="0"/>
                          <a:ext cx="845820" cy="13716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A6DC166" id="Arrow: Left-Right 60" o:spid="_x0000_s1026" type="#_x0000_t69" style="position:absolute;margin-left:274.5pt;margin-top:74.4pt;width:66.6pt;height:10.8pt;rotation:-2147276fd;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" adj="1751" fillcolor="#4472c4 [3204]" strokecolor="#09101d [484]" strokeweight="1pt"/>
            </w:pict>
          </mc:Fallback>
        </mc:AlternateContent>
      </w:r>
      <w:r>
        <w:rPr>
          <w:noProof/>
          <w:lang w:val="en-GB"/>
        </w:rPr>
        <mc:AlternateContent>
          <mc:Choice Requires="wps">
            <w:drawing>
              <wp:anchor distT="0" distB="0" distL="114300" distR="114300" simplePos="0" relativeHeight="251772928" behindDoc="0" locked="0" layoutInCell="1" allowOverlap="1">
                <wp:simplePos x="0" y="0"/>
                <wp:positionH relativeFrom="column">
                  <wp:posOffset>3893820</wp:posOffset>
                </wp:positionH>
                <wp:positionV relativeFrom="paragraph">
                  <wp:posOffset>57150</wp:posOffset>
                </wp:positionV>
                <wp:extent cx="1303020" cy="434340"/>
                <wp:effectExtent l="0" t="0" r="11430" b="22860"/>
                <wp:wrapNone/>
                <wp:docPr id="1580697830" name="Rectangle 58"/>
                <wp:cNvGraphicFramePr/>
                <a:graphic xmlns:a="http://schemas.openxmlformats.org/drawingml/2006/main">
                  <a:graphicData uri="http://schemas.microsoft.com/office/word/2010/wordprocessingShape">
                    <wps:wsp>
                      <wps:cNvSpPr/>
                      <wps:spPr>
                        <a:xfrm>
                          <a:off x="0" y="0"/>
                          <a:ext cx="1303020" cy="434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E17" w:rsidRPr="00B07E17" w:rsidRDefault="00B07E17" w:rsidP="00B07E17">
                            <w:pPr>
                              <w:jc w:val="center"/>
                              <w:rPr>
                                <w:lang w:val="en-GB"/>
                              </w:rPr>
                            </w:pPr>
                            <w:r>
                              <w:rPr>
                                <w:lang w:val="en-GB"/>
                              </w:rPr>
                              <w:t>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59" style="position:absolute;left:0;text-align:left;margin-left:306.6pt;margin-top:4.5pt;width:102.6pt;height:34.2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" fillcolor="#4472c4 [3204]" strokecolor="#09101d [484]" strokeweight="1pt">
                <v:textbox>
                  <w:txbxContent>
                    <w:p w:rsidR="00B07E17" w:rsidRPr="00B07E17" w:rsidRDefault="00B07E17" w:rsidP="00B07E17">
                      <w:pPr>
                        <w:jc w:val="center"/>
                        <w:rPr>
                          <w:lang w:val="en-GB"/>
                        </w:rPr>
                      </w:pPr>
                      <w:r>
                        <w:rPr>
                          <w:lang w:val="en-GB"/>
                        </w:rPr>
                        <w:t>information</w:t>
                      </w:r>
                    </w:p>
                  </w:txbxContent>
                </v:textbox>
              </v:rect>
            </w:pict>
          </mc:Fallback>
        </mc:AlternateContent>
      </w:r>
      <w:r>
        <w:rPr>
          <w:noProof/>
          <w:lang w:val="en-GB"/>
        </w:rPr>
        <mc:AlternateContent>
          <mc:Choice Requires="wps">
            <w:drawing>
              <wp:anchor distT="0" distB="0" distL="114300" distR="114300" simplePos="0" relativeHeight="251771904" behindDoc="0" locked="0" layoutInCell="1" allowOverlap="1">
                <wp:simplePos x="0" y="0"/>
                <wp:positionH relativeFrom="column">
                  <wp:posOffset>731520</wp:posOffset>
                </wp:positionH>
                <wp:positionV relativeFrom="paragraph">
                  <wp:posOffset>125730</wp:posOffset>
                </wp:positionV>
                <wp:extent cx="1021080" cy="327660"/>
                <wp:effectExtent l="0" t="0" r="26670" b="15240"/>
                <wp:wrapNone/>
                <wp:docPr id="1055027281" name="Rectangle 57"/>
                <wp:cNvGraphicFramePr/>
                <a:graphic xmlns:a="http://schemas.openxmlformats.org/drawingml/2006/main">
                  <a:graphicData uri="http://schemas.microsoft.com/office/word/2010/wordprocessingShape">
                    <wps:wsp>
                      <wps:cNvSpPr/>
                      <wps:spPr>
                        <a:xfrm>
                          <a:off x="0" y="0"/>
                          <a:ext cx="1021080" cy="327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E17" w:rsidRPr="00B07E17" w:rsidRDefault="00B07E17" w:rsidP="00B07E17">
                            <w:pPr>
                              <w:jc w:val="center"/>
                              <w:rPr>
                                <w:lang w:val="en-GB"/>
                              </w:rPr>
                            </w:pPr>
                            <w:r>
                              <w:rPr>
                                <w:lang w:val="en-GB"/>
                              </w:rPr>
                              <w:t>Actors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7" o:spid="_x0000_s1060" style="position:absolute;left:0;text-align:left;margin-left:57.6pt;margin-top:9.9pt;width:80.4pt;height:25.8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" fillcolor="#4472c4 [3204]" strokecolor="#09101d [484]" strokeweight="1pt">
                <v:textbox>
                  <w:txbxContent>
                    <w:p w:rsidR="00B07E17" w:rsidRPr="00B07E17" w:rsidRDefault="00B07E17" w:rsidP="00B07E17">
                      <w:pPr>
                        <w:jc w:val="center"/>
                        <w:rPr>
                          <w:lang w:val="en-GB"/>
                        </w:rPr>
                      </w:pPr>
                      <w:r>
                        <w:rPr>
                          <w:lang w:val="en-GB"/>
                        </w:rPr>
                        <w:t>Actors</w:t>
                      </w:r>
                    </w:p>
                  </w:txbxContent>
                </v:textbox>
              </v:rect>
            </w:pict>
          </mc:Fallback>
        </mc:AlternateContent>
      </w:r>
    </w:p>
    <w:p w:rsidR="00B07E17" w:rsidRPr="00B07E17" w:rsidRDefault="00B07E17" w:rsidP="00B07E17">
      <w:pPr>
        <w:rPr>
          <w:lang w:val="en-GB"/>
        </w:rPr>
      </w:pPr>
    </w:p>
    <w:p w:rsidR="00B07E17" w:rsidRPr="00B07E17" w:rsidRDefault="00B07E17" w:rsidP="00B07E17">
      <w:pPr>
        <w:rPr>
          <w:lang w:val="en-GB"/>
        </w:rPr>
      </w:pPr>
    </w:p>
    <w:p w:rsidR="00B07E17" w:rsidRPr="00B07E17" w:rsidRDefault="00B07E17" w:rsidP="00B07E17">
      <w:pPr>
        <w:rPr>
          <w:lang w:val="en-GB"/>
        </w:rPr>
      </w:pPr>
    </w:p>
    <w:p w:rsidR="00B07E17" w:rsidRPr="00B07E17" w:rsidRDefault="00B07E17" w:rsidP="00B07E17">
      <w:pPr>
        <w:rPr>
          <w:lang w:val="en-GB"/>
        </w:rPr>
      </w:pPr>
    </w:p>
    <w:p w:rsidR="00B07E17" w:rsidRPr="00B07E17" w:rsidRDefault="00B07E17" w:rsidP="00B07E17">
      <w:pPr>
        <w:rPr>
          <w:lang w:val="en-GB"/>
        </w:rPr>
      </w:pPr>
    </w:p>
    <w:p w:rsidR="00B07E17" w:rsidRPr="00B07E17" w:rsidRDefault="00B07E17" w:rsidP="00B07E17">
      <w:pPr>
        <w:rPr>
          <w:lang w:val="en-GB"/>
        </w:rPr>
      </w:pPr>
      <w:r>
        <w:rPr>
          <w:noProof/>
          <w:lang w:val="en-GB"/>
        </w:rPr>
        <mc:AlternateContent>
          <mc:Choice Requires="wps">
            <w:drawing>
              <wp:anchor distT="0" distB="0" distL="114300" distR="114300" simplePos="0" relativeHeight="251790336" behindDoc="0" locked="0" layoutInCell="1" allowOverlap="1" wp14:anchorId="6BDE9FD9" wp14:editId="56A749D5">
                <wp:simplePos x="0" y="0"/>
                <wp:positionH relativeFrom="column">
                  <wp:posOffset>2986406</wp:posOffset>
                </wp:positionH>
                <wp:positionV relativeFrom="paragraph">
                  <wp:posOffset>189230</wp:posOffset>
                </wp:positionV>
                <wp:extent cx="45719" cy="693420"/>
                <wp:effectExtent l="38100" t="38100" r="50165" b="11430"/>
                <wp:wrapNone/>
                <wp:docPr id="508915986" name="Straight Arrow Connector 62"/>
                <wp:cNvGraphicFramePr/>
                <a:graphic xmlns:a="http://schemas.openxmlformats.org/drawingml/2006/main">
                  <a:graphicData uri="http://schemas.microsoft.com/office/word/2010/wordprocessingShape">
                    <wps:wsp>
                      <wps:cNvCnPr/>
                      <wps:spPr>
                        <a:xfrm flipV="1">
                          <a:off x="0" y="0"/>
                          <a:ext cx="45719" cy="6934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CBB0078" id="_x0000_t32" coordsize="21600,21600" o:spt="32" o:oned="t" path="m,l21600,21600e" filled="f">
                <v:path arrowok="t" fillok="f" o:connecttype="none"/>
                <o:lock v:ext="edit" shapetype="t"/>
              </v:shapetype>
              <v:shape id="Straight Arrow Connector 62" o:spid="_x0000_s1026" type="#_x0000_t32" style="position:absolute;margin-left:235.15pt;margin-top:14.9pt;width:3.6pt;height:54.6pt;flip:y;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" strokecolor="#4472c4 [3204]" strokeweight=".5pt">
                <v:stroke endarrow="block" joinstyle="miter"/>
              </v:shape>
            </w:pict>
          </mc:Fallback>
        </mc:AlternateContent>
      </w:r>
      <w:r>
        <w:rPr>
          <w:noProof/>
          <w:lang w:val="en-GB"/>
        </w:rPr>
        <mc:AlternateContent>
          <mc:Choice Requires="wps">
            <w:drawing>
              <wp:anchor distT="0" distB="0" distL="114300" distR="114300" simplePos="0" relativeHeight="251788288" behindDoc="0" locked="0" layoutInCell="1" allowOverlap="1">
                <wp:simplePos x="0" y="0"/>
                <wp:positionH relativeFrom="column">
                  <wp:posOffset>2171700</wp:posOffset>
                </wp:positionH>
                <wp:positionV relativeFrom="paragraph">
                  <wp:posOffset>234950</wp:posOffset>
                </wp:positionV>
                <wp:extent cx="15240" cy="601980"/>
                <wp:effectExtent l="57150" t="0" r="60960" b="64770"/>
                <wp:wrapNone/>
                <wp:docPr id="631582886" name="Straight Arrow Connector 62"/>
                <wp:cNvGraphicFramePr/>
                <a:graphic xmlns:a="http://schemas.openxmlformats.org/drawingml/2006/main">
                  <a:graphicData uri="http://schemas.microsoft.com/office/word/2010/wordprocessingShape">
                    <wps:wsp>
                      <wps:cNvCnPr/>
                      <wps:spPr>
                        <a:xfrm>
                          <a:off x="0" y="0"/>
                          <a:ext cx="15240" cy="601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9157A3C" id="Straight Arrow Connector 62" o:spid="_x0000_s1026" type="#_x0000_t32" style="position:absolute;margin-left:171pt;margin-top:18.5pt;width:1.2pt;height:47.4pt;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" strokecolor="#4472c4 [3204]" strokeweight=".5pt">
                <v:stroke endarrow="block" joinstyle="miter"/>
              </v:shape>
            </w:pict>
          </mc:Fallback>
        </mc:AlternateContent>
      </w:r>
    </w:p>
    <w:p w:rsidR="00B07E17" w:rsidRDefault="00B07E17" w:rsidP="00B07E17">
      <w:pPr>
        <w:tabs>
          <w:tab w:val="left" w:pos="2280"/>
          <w:tab w:val="left" w:pos="5256"/>
        </w:tabs>
        <w:rPr>
          <w:lang w:val="en-GB"/>
        </w:rPr>
      </w:pPr>
      <w:r>
        <w:rPr>
          <w:lang w:val="en-GB"/>
        </w:rPr>
        <w:tab/>
        <w:t>Support on</w:t>
      </w:r>
      <w:r>
        <w:rPr>
          <w:lang w:val="en-GB"/>
        </w:rPr>
        <w:tab/>
        <w:t>Permission</w:t>
      </w:r>
    </w:p>
    <w:p w:rsidR="00B07E17" w:rsidRDefault="00B07E17" w:rsidP="00B07E17">
      <w:pPr>
        <w:tabs>
          <w:tab w:val="left" w:pos="2280"/>
        </w:tabs>
        <w:rPr>
          <w:lang w:val="en-GB"/>
        </w:rPr>
      </w:pPr>
    </w:p>
    <w:p w:rsidR="00B07E17" w:rsidRDefault="00B07E17" w:rsidP="00B07E17">
      <w:pPr>
        <w:jc w:val="center"/>
        <w:rPr>
          <w:lang w:val="en-GB"/>
        </w:rPr>
      </w:pPr>
      <w:r>
        <w:rPr>
          <w:noProof/>
          <w:lang w:val="en-GB"/>
        </w:rPr>
        <mc:AlternateContent>
          <mc:Choice Requires="wps">
            <w:drawing>
              <wp:anchor distT="0" distB="0" distL="114300" distR="114300" simplePos="0" relativeHeight="251781120" behindDoc="0" locked="0" layoutInCell="1" allowOverlap="1" wp14:anchorId="6F3008C3" wp14:editId="20CD10DC">
                <wp:simplePos x="0" y="0"/>
                <wp:positionH relativeFrom="column">
                  <wp:posOffset>388620</wp:posOffset>
                </wp:positionH>
                <wp:positionV relativeFrom="paragraph">
                  <wp:posOffset>8255</wp:posOffset>
                </wp:positionV>
                <wp:extent cx="5189220" cy="2346960"/>
                <wp:effectExtent l="0" t="0" r="11430" b="15240"/>
                <wp:wrapNone/>
                <wp:docPr id="121882086" name="Rectangle: Rounded Corners 61"/>
                <wp:cNvGraphicFramePr/>
                <a:graphic xmlns:a="http://schemas.openxmlformats.org/drawingml/2006/main">
                  <a:graphicData uri="http://schemas.microsoft.com/office/word/2010/wordprocessingShape">
                    <wps:wsp>
                      <wps:cNvSpPr/>
                      <wps:spPr>
                        <a:xfrm>
                          <a:off x="0" y="0"/>
                          <a:ext cx="5189220" cy="234696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0B39CA" id="Rectangle: Rounded Corners 61" o:spid="_x0000_s1026" style="position:absolute;margin-left:30.6pt;margin-top:.65pt;width:408.6pt;height:184.8pt;z-index:251781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" filled="f" strokecolor="#09101d [484]" strokeweight="1pt">
                <v:stroke joinstyle="miter"/>
              </v:roundrect>
            </w:pict>
          </mc:Fallback>
        </mc:AlternateContent>
      </w:r>
      <w:r>
        <w:rPr>
          <w:noProof/>
          <w:lang w:val="en-GB"/>
        </w:rPr>
        <w:t>computer</w:t>
      </w:r>
      <w:r>
        <w:rPr>
          <w:lang w:val="en-GB"/>
        </w:rPr>
        <w:t xml:space="preserve"> system</w:t>
      </w:r>
    </w:p>
    <w:p w:rsidR="00B07E17" w:rsidRPr="009B4581" w:rsidRDefault="00B07E17" w:rsidP="00B07E17">
      <w:pPr>
        <w:jc w:val="center"/>
        <w:rPr>
          <w:lang w:val="en-GB"/>
        </w:rPr>
      </w:pPr>
      <w:r>
        <w:rPr>
          <w:noProof/>
          <w:lang w:val="en-GB"/>
        </w:rPr>
        <mc:AlternateContent>
          <mc:Choice Requires="wps">
            <w:drawing>
              <wp:anchor distT="0" distB="0" distL="114300" distR="114300" simplePos="0" relativeHeight="251785216" behindDoc="0" locked="0" layoutInCell="1" allowOverlap="1" wp14:anchorId="760C90AD" wp14:editId="5B1724FF">
                <wp:simplePos x="0" y="0"/>
                <wp:positionH relativeFrom="column">
                  <wp:posOffset>2247900</wp:posOffset>
                </wp:positionH>
                <wp:positionV relativeFrom="paragraph">
                  <wp:posOffset>175260</wp:posOffset>
                </wp:positionV>
                <wp:extent cx="1093470" cy="171450"/>
                <wp:effectExtent l="19050" t="19050" r="11430" b="38100"/>
                <wp:wrapNone/>
                <wp:docPr id="1027817583" name="Arrow: Left-Right 60"/>
                <wp:cNvGraphicFramePr/>
                <a:graphic xmlns:a="http://schemas.openxmlformats.org/drawingml/2006/main">
                  <a:graphicData uri="http://schemas.microsoft.com/office/word/2010/wordprocessingShape">
                    <wps:wsp>
                      <wps:cNvSpPr/>
                      <wps:spPr>
                        <a:xfrm>
                          <a:off x="0" y="0"/>
                          <a:ext cx="1093470" cy="17145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E80866" id="Arrow: Left-Right 60" o:spid="_x0000_s1026" type="#_x0000_t69" style="position:absolute;margin-left:177pt;margin-top:13.8pt;width:86.1pt;height:13.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" adj="1693" fillcolor="#4472c4 [3204]" strokecolor="#09101d [484]" strokeweight="1pt"/>
            </w:pict>
          </mc:Fallback>
        </mc:AlternateContent>
      </w:r>
      <w:r>
        <w:rPr>
          <w:noProof/>
          <w:lang w:val="en-GB"/>
        </w:rPr>
        <mc:AlternateContent>
          <mc:Choice Requires="wps">
            <w:drawing>
              <wp:anchor distT="0" distB="0" distL="114300" distR="114300" simplePos="0" relativeHeight="251784192" behindDoc="0" locked="0" layoutInCell="1" allowOverlap="1" wp14:anchorId="21F3370F" wp14:editId="0A940DEC">
                <wp:simplePos x="0" y="0"/>
                <wp:positionH relativeFrom="margin">
                  <wp:align>center</wp:align>
                </wp:positionH>
                <wp:positionV relativeFrom="paragraph">
                  <wp:posOffset>1123950</wp:posOffset>
                </wp:positionV>
                <wp:extent cx="1188720" cy="525780"/>
                <wp:effectExtent l="0" t="0" r="11430" b="26670"/>
                <wp:wrapNone/>
                <wp:docPr id="1245056382" name="Oval 59"/>
                <wp:cNvGraphicFramePr/>
                <a:graphic xmlns:a="http://schemas.openxmlformats.org/drawingml/2006/main">
                  <a:graphicData uri="http://schemas.microsoft.com/office/word/2010/wordprocessingShape">
                    <wps:wsp>
                      <wps:cNvSpPr/>
                      <wps:spPr>
                        <a:xfrm>
                          <a:off x="0" y="0"/>
                          <a:ext cx="1188720" cy="52578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E17" w:rsidRPr="00B07E17" w:rsidRDefault="00B07E17" w:rsidP="00B07E17">
                            <w:pPr>
                              <w:jc w:val="center"/>
                              <w:rPr>
                                <w:lang w:val="en-GB"/>
                              </w:rPr>
                            </w:pPr>
                            <w:r>
                              <w:rPr>
                                <w:lang w:val="en-GB"/>
                              </w:rPr>
                              <w:t>application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1F3370F" id="_x0000_s1061" style="position:absolute;left:0;text-align:left;margin-left:0;margin-top:88.5pt;width:93.6pt;height:41.4pt;z-index:25178419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" fillcolor="#4472c4 [3204]" strokecolor="#09101d [484]" strokeweight="1pt">
                <v:stroke joinstyle="miter"/>
                <v:textbox>
                  <w:txbxContent>
                    <w:p w:rsidR="00B07E17" w:rsidRPr="00B07E17" w:rsidRDefault="00B07E17" w:rsidP="00B07E17">
                      <w:pPr>
                        <w:jc w:val="center"/>
                        <w:rPr>
                          <w:lang w:val="en-GB"/>
                        </w:rPr>
                      </w:pPr>
                      <w:r>
                        <w:rPr>
                          <w:lang w:val="en-GB"/>
                        </w:rPr>
                        <w:t>application</w:t>
                      </w:r>
                    </w:p>
                  </w:txbxContent>
                </v:textbox>
                <w10:wrap anchorx="margin"/>
              </v:oval>
            </w:pict>
          </mc:Fallback>
        </mc:AlternateContent>
      </w:r>
      <w:r>
        <w:rPr>
          <w:noProof/>
          <w:lang w:val="en-GB"/>
        </w:rPr>
        <mc:AlternateContent>
          <mc:Choice Requires="wps">
            <w:drawing>
              <wp:anchor distT="0" distB="0" distL="114300" distR="114300" simplePos="0" relativeHeight="251787264" behindDoc="0" locked="0" layoutInCell="1" allowOverlap="1" wp14:anchorId="6CE6D78C" wp14:editId="6EE7F444">
                <wp:simplePos x="0" y="0"/>
                <wp:positionH relativeFrom="column">
                  <wp:posOffset>1436901</wp:posOffset>
                </wp:positionH>
                <wp:positionV relativeFrom="paragraph">
                  <wp:posOffset>841155</wp:posOffset>
                </wp:positionV>
                <wp:extent cx="845820" cy="113764"/>
                <wp:effectExtent l="0" t="247650" r="0" b="248285"/>
                <wp:wrapNone/>
                <wp:docPr id="827153266" name="Arrow: Left-Right 60"/>
                <wp:cNvGraphicFramePr/>
                <a:graphic xmlns:a="http://schemas.openxmlformats.org/drawingml/2006/main">
                  <a:graphicData uri="http://schemas.microsoft.com/office/word/2010/wordprocessingShape">
                    <wps:wsp>
                      <wps:cNvSpPr/>
                      <wps:spPr>
                        <a:xfrm rot="2549220">
                          <a:off x="0" y="0"/>
                          <a:ext cx="845820" cy="113764"/>
                        </a:xfrm>
                        <a:prstGeom prst="leftRightArrow">
                          <a:avLst>
                            <a:gd name="adj1" fmla="val 50000"/>
                            <a:gd name="adj2" fmla="val 82271"/>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574F5D" id="Arrow: Left-Right 60" o:spid="_x0000_s1026" type="#_x0000_t69" style="position:absolute;margin-left:113.15pt;margin-top:66.25pt;width:66.6pt;height:8.95pt;rotation:2784428fd;z-index:251787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" adj="2390" fillcolor="#4472c4 [3204]" strokecolor="#09101d [484]" strokeweight="1pt"/>
            </w:pict>
          </mc:Fallback>
        </mc:AlternateContent>
      </w:r>
      <w:r>
        <w:rPr>
          <w:noProof/>
          <w:lang w:val="en-GB"/>
        </w:rPr>
        <mc:AlternateContent>
          <mc:Choice Requires="wps">
            <w:drawing>
              <wp:anchor distT="0" distB="0" distL="114300" distR="114300" simplePos="0" relativeHeight="251786240" behindDoc="0" locked="0" layoutInCell="1" allowOverlap="1" wp14:anchorId="5392CFCF" wp14:editId="423B22D3">
                <wp:simplePos x="0" y="0"/>
                <wp:positionH relativeFrom="column">
                  <wp:posOffset>3486150</wp:posOffset>
                </wp:positionH>
                <wp:positionV relativeFrom="paragraph">
                  <wp:posOffset>944880</wp:posOffset>
                </wp:positionV>
                <wp:extent cx="845820" cy="137160"/>
                <wp:effectExtent l="0" t="209550" r="0" b="205740"/>
                <wp:wrapNone/>
                <wp:docPr id="2002890758" name="Arrow: Left-Right 60"/>
                <wp:cNvGraphicFramePr/>
                <a:graphic xmlns:a="http://schemas.openxmlformats.org/drawingml/2006/main">
                  <a:graphicData uri="http://schemas.microsoft.com/office/word/2010/wordprocessingShape">
                    <wps:wsp>
                      <wps:cNvSpPr/>
                      <wps:spPr>
                        <a:xfrm rot="19634110">
                          <a:off x="0" y="0"/>
                          <a:ext cx="845820" cy="137160"/>
                        </a:xfrm>
                        <a:prstGeom prst="lef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612FFF" id="Arrow: Left-Right 60" o:spid="_x0000_s1026" type="#_x0000_t69" style="position:absolute;margin-left:274.5pt;margin-top:74.4pt;width:66.6pt;height:10.8pt;rotation:-2147276fd;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" adj="1751" fillcolor="#4472c4 [3204]" strokecolor="#09101d [484]" strokeweight="1pt"/>
            </w:pict>
          </mc:Fallback>
        </mc:AlternateContent>
      </w:r>
      <w:r>
        <w:rPr>
          <w:noProof/>
          <w:lang w:val="en-GB"/>
        </w:rPr>
        <mc:AlternateContent>
          <mc:Choice Requires="wps">
            <w:drawing>
              <wp:anchor distT="0" distB="0" distL="114300" distR="114300" simplePos="0" relativeHeight="251783168" behindDoc="0" locked="0" layoutInCell="1" allowOverlap="1" wp14:anchorId="71B3BE55" wp14:editId="1799C03D">
                <wp:simplePos x="0" y="0"/>
                <wp:positionH relativeFrom="column">
                  <wp:posOffset>3893820</wp:posOffset>
                </wp:positionH>
                <wp:positionV relativeFrom="paragraph">
                  <wp:posOffset>57150</wp:posOffset>
                </wp:positionV>
                <wp:extent cx="1303020" cy="434340"/>
                <wp:effectExtent l="0" t="0" r="11430" b="22860"/>
                <wp:wrapNone/>
                <wp:docPr id="1194115929" name="Rectangle 58"/>
                <wp:cNvGraphicFramePr/>
                <a:graphic xmlns:a="http://schemas.openxmlformats.org/drawingml/2006/main">
                  <a:graphicData uri="http://schemas.microsoft.com/office/word/2010/wordprocessingShape">
                    <wps:wsp>
                      <wps:cNvSpPr/>
                      <wps:spPr>
                        <a:xfrm>
                          <a:off x="0" y="0"/>
                          <a:ext cx="1303020" cy="4343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E17" w:rsidRPr="00B07E17" w:rsidRDefault="00B07E17" w:rsidP="00B07E17">
                            <w:pPr>
                              <w:jc w:val="center"/>
                              <w:rPr>
                                <w:lang w:val="en-GB"/>
                              </w:rPr>
                            </w:pPr>
                            <w:r>
                              <w:rPr>
                                <w:lang w:val="en-GB"/>
                              </w:rPr>
                              <w:t>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B3BE55" id="_x0000_s1062" style="position:absolute;left:0;text-align:left;margin-left:306.6pt;margin-top:4.5pt;width:102.6pt;height:34.2pt;z-index:251783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" fillcolor="#4472c4 [3204]" strokecolor="#09101d [484]" strokeweight="1pt">
                <v:textbox>
                  <w:txbxContent>
                    <w:p w:rsidR="00B07E17" w:rsidRPr="00B07E17" w:rsidRDefault="00B07E17" w:rsidP="00B07E17">
                      <w:pPr>
                        <w:jc w:val="center"/>
                        <w:rPr>
                          <w:lang w:val="en-GB"/>
                        </w:rPr>
                      </w:pPr>
                      <w:r>
                        <w:rPr>
                          <w:lang w:val="en-GB"/>
                        </w:rPr>
                        <w:t>software</w:t>
                      </w:r>
                    </w:p>
                  </w:txbxContent>
                </v:textbox>
              </v:rect>
            </w:pict>
          </mc:Fallback>
        </mc:AlternateContent>
      </w:r>
      <w:r>
        <w:rPr>
          <w:noProof/>
          <w:lang w:val="en-GB"/>
        </w:rPr>
        <mc:AlternateContent>
          <mc:Choice Requires="wps">
            <w:drawing>
              <wp:anchor distT="0" distB="0" distL="114300" distR="114300" simplePos="0" relativeHeight="251782144" behindDoc="0" locked="0" layoutInCell="1" allowOverlap="1" wp14:anchorId="0070934B" wp14:editId="79CF6162">
                <wp:simplePos x="0" y="0"/>
                <wp:positionH relativeFrom="column">
                  <wp:posOffset>731520</wp:posOffset>
                </wp:positionH>
                <wp:positionV relativeFrom="paragraph">
                  <wp:posOffset>125730</wp:posOffset>
                </wp:positionV>
                <wp:extent cx="1021080" cy="327660"/>
                <wp:effectExtent l="0" t="0" r="26670" b="15240"/>
                <wp:wrapNone/>
                <wp:docPr id="470080095" name="Rectangle 57"/>
                <wp:cNvGraphicFramePr/>
                <a:graphic xmlns:a="http://schemas.openxmlformats.org/drawingml/2006/main">
                  <a:graphicData uri="http://schemas.microsoft.com/office/word/2010/wordprocessingShape">
                    <wps:wsp>
                      <wps:cNvSpPr/>
                      <wps:spPr>
                        <a:xfrm>
                          <a:off x="0" y="0"/>
                          <a:ext cx="1021080" cy="3276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B07E17" w:rsidRPr="00B07E17" w:rsidRDefault="00B07E17" w:rsidP="00B07E17">
                            <w:pPr>
                              <w:jc w:val="center"/>
                              <w:rPr>
                                <w:lang w:val="en-GB"/>
                              </w:rPr>
                            </w:pPr>
                            <w:r>
                              <w:rPr>
                                <w:lang w:val="en-GB"/>
                              </w:rPr>
                              <w:t>Hardware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70934B" id="_x0000_s1063" style="position:absolute;left:0;text-align:left;margin-left:57.6pt;margin-top:9.9pt;width:80.4pt;height:25.8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" fillcolor="#4472c4 [3204]" strokecolor="#09101d [484]" strokeweight="1pt">
                <v:textbox>
                  <w:txbxContent>
                    <w:p w:rsidR="00B07E17" w:rsidRPr="00B07E17" w:rsidRDefault="00B07E17" w:rsidP="00B07E17">
                      <w:pPr>
                        <w:jc w:val="center"/>
                        <w:rPr>
                          <w:lang w:val="en-GB"/>
                        </w:rPr>
                      </w:pPr>
                      <w:r>
                        <w:rPr>
                          <w:lang w:val="en-GB"/>
                        </w:rPr>
                        <w:t>Hardware</w:t>
                      </w:r>
                    </w:p>
                  </w:txbxContent>
                </v:textbox>
              </v:rect>
            </w:pict>
          </mc:Fallback>
        </mc:AlternateContent>
      </w:r>
    </w:p>
    <w:p w:rsidR="00B07E17" w:rsidRDefault="00B07E17" w:rsidP="00B07E17">
      <w:pPr>
        <w:tabs>
          <w:tab w:val="left" w:pos="2280"/>
        </w:tabs>
        <w:rPr>
          <w:lang w:val="en-GB"/>
        </w:rPr>
      </w:pPr>
    </w:p>
    <w:p w:rsidR="00B07E17" w:rsidRPr="00B07E17" w:rsidRDefault="00B07E17" w:rsidP="00B07E17">
      <w:pPr>
        <w:rPr>
          <w:lang w:val="en-GB"/>
        </w:rPr>
      </w:pPr>
    </w:p>
    <w:p w:rsidR="00B07E17" w:rsidRPr="00B07E17" w:rsidRDefault="00B07E17" w:rsidP="00B07E17">
      <w:pPr>
        <w:rPr>
          <w:lang w:val="en-GB"/>
        </w:rPr>
      </w:pPr>
    </w:p>
    <w:p w:rsidR="00B07E17" w:rsidRPr="00B07E17" w:rsidRDefault="00B07E17" w:rsidP="00B07E17">
      <w:pPr>
        <w:rPr>
          <w:lang w:val="en-GB"/>
        </w:rPr>
      </w:pPr>
    </w:p>
    <w:p w:rsidR="00B07E17" w:rsidRPr="00B07E17" w:rsidRDefault="00B07E17" w:rsidP="00B07E17">
      <w:pPr>
        <w:rPr>
          <w:lang w:val="en-GB"/>
        </w:rPr>
      </w:pPr>
    </w:p>
    <w:p w:rsidR="00B07E17" w:rsidRDefault="00B07E17" w:rsidP="00B07E17">
      <w:pPr>
        <w:rPr>
          <w:lang w:val="en-GB"/>
        </w:rPr>
      </w:pPr>
    </w:p>
    <w:p w:rsidR="00B07E17" w:rsidRDefault="00B07E17" w:rsidP="00B07E17">
      <w:pPr>
        <w:rPr>
          <w:lang w:val="en-GB"/>
        </w:rPr>
      </w:pPr>
      <w:r>
        <w:rPr>
          <w:lang w:val="en-GB"/>
        </w:rPr>
        <w:t>Fig6: Information system and computer system</w:t>
      </w:r>
    </w:p>
    <w:p w:rsidR="00B07E17" w:rsidRDefault="00B07E17" w:rsidP="00B07E17">
      <w:pPr>
        <w:rPr>
          <w:lang w:val="en-GB"/>
        </w:rPr>
      </w:pPr>
      <w:r>
        <w:rPr>
          <w:lang w:val="en-GB"/>
        </w:rPr>
        <w:t>The design of a companies IS therefore requires methods of analysis of the company in order to model information and data, information flows exchange as well as the processing to be applied to these data. These processing operations are identified through business process analysis.</w:t>
      </w:r>
    </w:p>
    <w:p w:rsidR="00B07E17" w:rsidRDefault="00B07E17" w:rsidP="00B07E17">
      <w:pPr>
        <w:pStyle w:val="Heading2"/>
        <w:rPr>
          <w:lang w:val="en-GB"/>
        </w:rPr>
      </w:pPr>
      <w:r>
        <w:rPr>
          <w:lang w:val="en-GB"/>
        </w:rPr>
        <w:t>Structure and actors of the information system</w:t>
      </w:r>
    </w:p>
    <w:p w:rsidR="00B07E17" w:rsidRDefault="001A70AD" w:rsidP="00B07E17">
      <w:pPr>
        <w:rPr>
          <w:lang w:val="en-GB"/>
        </w:rPr>
      </w:pPr>
      <w:r>
        <w:rPr>
          <w:lang w:val="en-GB"/>
        </w:rPr>
        <w:t>In an organization, the IS function plays a role in several areas</w:t>
      </w:r>
      <w:r w:rsidR="00AD2FED">
        <w:rPr>
          <w:lang w:val="en-GB"/>
        </w:rPr>
        <w:t>:</w:t>
      </w:r>
    </w:p>
    <w:p w:rsidR="00AD2FED" w:rsidRDefault="00AD2FED" w:rsidP="00AD2FED">
      <w:pPr>
        <w:pStyle w:val="ListParagraph"/>
        <w:numPr>
          <w:ilvl w:val="0"/>
          <w:numId w:val="10"/>
        </w:numPr>
        <w:rPr>
          <w:lang w:val="en-GB"/>
        </w:rPr>
      </w:pPr>
      <w:r>
        <w:rPr>
          <w:lang w:val="en-GB"/>
        </w:rPr>
        <w:t>In a short term, since it takes care of the various essential task</w:t>
      </w:r>
      <w:r w:rsidR="00BA1B91">
        <w:rPr>
          <w:lang w:val="en-GB"/>
        </w:rPr>
        <w:t xml:space="preserve"> for the daily use of the system.</w:t>
      </w:r>
    </w:p>
    <w:p w:rsidR="00BA1B91" w:rsidRDefault="00BA1B91" w:rsidP="00AD2FED">
      <w:pPr>
        <w:pStyle w:val="ListParagraph"/>
        <w:numPr>
          <w:ilvl w:val="0"/>
          <w:numId w:val="10"/>
        </w:numPr>
        <w:rPr>
          <w:lang w:val="en-GB"/>
        </w:rPr>
      </w:pPr>
      <w:r>
        <w:rPr>
          <w:lang w:val="en-GB"/>
        </w:rPr>
        <w:lastRenderedPageBreak/>
        <w:t>In the medium term, it must take into account the new needs of users</w:t>
      </w:r>
      <w:r w:rsidR="00C743E1">
        <w:rPr>
          <w:lang w:val="en-GB"/>
        </w:rPr>
        <w:t xml:space="preserve"> and monitor development in information technology (technological monitoring) which could be interting for the company. This lead it either to design new adapted solutions or most often to carry out an adaptation of the existing application.</w:t>
      </w:r>
    </w:p>
    <w:p w:rsidR="00C743E1" w:rsidRDefault="00C743E1" w:rsidP="00AD2FED">
      <w:pPr>
        <w:pStyle w:val="ListParagraph"/>
        <w:numPr>
          <w:ilvl w:val="0"/>
          <w:numId w:val="10"/>
        </w:numPr>
        <w:rPr>
          <w:ins w:id="0" w:author="Bryan Sime" w:date="2026-02-12T09:50:00Z" w16du:dateUtc="2026-02-12T08:50:00Z"/>
          <w:lang w:val="en-GB"/>
        </w:rPr>
      </w:pPr>
      <w:r>
        <w:rPr>
          <w:lang w:val="en-GB"/>
        </w:rPr>
        <w:t>In the long term, with a planning objective</w:t>
      </w:r>
      <w:r w:rsidR="00FF6058">
        <w:rPr>
          <w:lang w:val="en-GB"/>
        </w:rPr>
        <w:t xml:space="preserve"> in order to anticipate what the objective to be achieve by the development of new information system and to define the actions to be under taken to achieve these objectives. There is no standard structure for the management of an information system, nut to meet these different missions, large organizations has an IS department (ISD)</w:t>
      </w:r>
      <w:r w:rsidR="001A7BDA">
        <w:rPr>
          <w:lang w:val="en-GB"/>
        </w:rPr>
        <w:t>. In smaller companies, the IS department is often reduce to a small team of IT specialist placed unde</w:t>
      </w:r>
      <w:ins w:id="1" w:author="Bryan Sime" w:date="2026-02-12T09:44:00Z" w16du:dateUtc="2026-02-12T08:44:00Z">
        <w:r w:rsidR="001A7BDA">
          <w:rPr>
            <w:lang w:val="en-GB"/>
          </w:rPr>
          <w:t xml:space="preserve">r the responsibility of an IT manager or even a single IT manager (in the case off small structures) the size </w:t>
        </w:r>
      </w:ins>
      <w:ins w:id="2" w:author="Bryan Sime" w:date="2026-02-12T09:45:00Z" w16du:dateUtc="2026-02-12T08:45:00Z">
        <w:r w:rsidR="001A7BDA">
          <w:rPr>
            <w:lang w:val="en-GB"/>
          </w:rPr>
          <w:t>&amp; structure of the IT department vary grea</w:t>
        </w:r>
        <w:r w:rsidR="00D62269">
          <w:rPr>
            <w:lang w:val="en-GB"/>
          </w:rPr>
          <w:t>t</w:t>
        </w:r>
        <w:r w:rsidR="001A7BDA">
          <w:rPr>
            <w:lang w:val="en-GB"/>
          </w:rPr>
          <w:t>ly from one c</w:t>
        </w:r>
        <w:r w:rsidR="00D62269">
          <w:rPr>
            <w:lang w:val="en-GB"/>
          </w:rPr>
          <w:t>o</w:t>
        </w:r>
        <w:r w:rsidR="001A7BDA">
          <w:rPr>
            <w:lang w:val="en-GB"/>
          </w:rPr>
          <w:t>mpany to another</w:t>
        </w:r>
      </w:ins>
      <w:ins w:id="3" w:author="Bryan Sime" w:date="2026-02-12T09:50:00Z" w16du:dateUtc="2026-02-12T08:50:00Z">
        <w:r w:rsidR="001600AD">
          <w:rPr>
            <w:lang w:val="en-GB"/>
          </w:rPr>
          <w:t>.</w:t>
        </w:r>
      </w:ins>
    </w:p>
    <w:p w:rsidR="001600AD" w:rsidRDefault="001600AD" w:rsidP="001600AD">
      <w:pPr>
        <w:ind w:firstLine="360"/>
        <w:rPr>
          <w:ins w:id="4" w:author="Bryan Sime" w:date="2026-02-12T09:54:00Z" w16du:dateUtc="2026-02-12T08:54:00Z"/>
          <w:lang w:val="en-GB"/>
        </w:rPr>
      </w:pPr>
      <w:ins w:id="5" w:author="Bryan Sime" w:date="2026-02-12T09:50:00Z" w16du:dateUtc="2026-02-12T08:50:00Z">
        <w:r>
          <w:rPr>
            <w:lang w:val="en-GB"/>
          </w:rPr>
          <w:t>It is in permane</w:t>
        </w:r>
      </w:ins>
      <w:ins w:id="6" w:author="Bryan Sime" w:date="2026-02-12T09:51:00Z" w16du:dateUtc="2026-02-12T08:51:00Z">
        <w:r>
          <w:rPr>
            <w:lang w:val="en-GB"/>
          </w:rPr>
          <w:t>nt interaction with, on the on</w:t>
        </w:r>
      </w:ins>
      <w:ins w:id="7" w:author="Bryan Sime" w:date="2026-02-12T09:52:00Z" w16du:dateUtc="2026-02-12T08:52:00Z">
        <w:r>
          <w:rPr>
            <w:lang w:val="en-GB"/>
          </w:rPr>
          <w:t>e hand the general management (dg) and on the other hand all other department of the company (</w:t>
        </w:r>
      </w:ins>
      <w:ins w:id="8" w:author="Bryan Sime" w:date="2026-02-12T09:53:00Z" w16du:dateUtc="2026-02-12T08:53:00Z">
        <w:r>
          <w:rPr>
            <w:lang w:val="en-GB"/>
          </w:rPr>
          <w:t>human resources,  financial department, sales department) which are cal</w:t>
        </w:r>
      </w:ins>
      <w:ins w:id="9" w:author="Bryan Sime" w:date="2026-02-12T09:54:00Z" w16du:dateUtc="2026-02-12T08:54:00Z">
        <w:r>
          <w:rPr>
            <w:lang w:val="en-GB"/>
          </w:rPr>
          <w:t>l</w:t>
        </w:r>
      </w:ins>
      <w:ins w:id="10" w:author="Bryan Sime" w:date="2026-02-12T09:53:00Z" w16du:dateUtc="2026-02-12T08:53:00Z">
        <w:r>
          <w:rPr>
            <w:lang w:val="en-GB"/>
          </w:rPr>
          <w:t>ed business department (bd) it intera</w:t>
        </w:r>
      </w:ins>
      <w:ins w:id="11" w:author="Bryan Sime" w:date="2026-02-12T09:54:00Z" w16du:dateUtc="2026-02-12T08:54:00Z">
        <w:r>
          <w:rPr>
            <w:lang w:val="en-GB"/>
          </w:rPr>
          <w:t>ct also with external structures like suppliers, consulting companies, user clurt etc.</w:t>
        </w:r>
      </w:ins>
    </w:p>
    <w:p w:rsidR="001600AD" w:rsidRDefault="001600AD" w:rsidP="001600AD">
      <w:pPr>
        <w:ind w:firstLine="360"/>
        <w:rPr>
          <w:ins w:id="12" w:author="Bryan Sime" w:date="2026-02-12T09:58:00Z" w16du:dateUtc="2026-02-12T08:58:00Z"/>
          <w:lang w:val="en-GB"/>
        </w:rPr>
      </w:pPr>
      <w:ins w:id="13" w:author="Bryan Sime" w:date="2026-02-12T09:54:00Z" w16du:dateUtc="2026-02-12T08:54:00Z">
        <w:r>
          <w:rPr>
            <w:lang w:val="en-GB"/>
          </w:rPr>
          <w:tab/>
          <w:t xml:space="preserve">The </w:t>
        </w:r>
      </w:ins>
      <w:ins w:id="14" w:author="Bryan Sime" w:date="2026-02-12T09:55:00Z" w16du:dateUtc="2026-02-12T08:55:00Z">
        <w:r>
          <w:rPr>
            <w:lang w:val="en-GB"/>
          </w:rPr>
          <w:t>It department is generally headed by the director of the IT depart</w:t>
        </w:r>
      </w:ins>
      <w:ins w:id="15" w:author="Bryan Sime" w:date="2026-02-12T09:56:00Z" w16du:dateUtc="2026-02-12T08:56:00Z">
        <w:r>
          <w:rPr>
            <w:lang w:val="en-GB"/>
          </w:rPr>
          <w:t>ment () he is also a manager of the management committee</w:t>
        </w:r>
        <w:r w:rsidR="003D38B4">
          <w:rPr>
            <w:lang w:val="en-GB"/>
          </w:rPr>
          <w:t xml:space="preserve"> or general management and must define the IS policy</w:t>
        </w:r>
      </w:ins>
      <w:ins w:id="16" w:author="Bryan Sime" w:date="2026-02-12T09:58:00Z" w16du:dateUtc="2026-02-12T08:58:00Z">
        <w:r w:rsidR="006402AB">
          <w:rPr>
            <w:lang w:val="en-GB"/>
          </w:rPr>
          <w:t>.</w:t>
        </w:r>
      </w:ins>
    </w:p>
    <w:p w:rsidR="006402AB" w:rsidRDefault="006402AB" w:rsidP="001600AD">
      <w:pPr>
        <w:ind w:firstLine="360"/>
        <w:rPr>
          <w:ins w:id="17" w:author="Bryan Sime" w:date="2026-02-12T10:03:00Z" w16du:dateUtc="2026-02-12T09:03:00Z"/>
          <w:lang w:val="en-GB"/>
        </w:rPr>
      </w:pPr>
      <w:ins w:id="18" w:author="Bryan Sime" w:date="2026-02-12T10:00:00Z" w16du:dateUtc="2026-02-12T09:00:00Z">
        <w:r>
          <w:rPr>
            <w:b/>
            <w:bCs/>
            <w:lang w:val="en-GB"/>
          </w:rPr>
          <w:t xml:space="preserve">Conclusion: </w:t>
        </w:r>
      </w:ins>
      <w:ins w:id="19" w:author="Bryan Sime" w:date="2026-02-12T09:58:00Z" w16du:dateUtc="2026-02-12T08:58:00Z">
        <w:r>
          <w:rPr>
            <w:lang w:val="en-GB"/>
          </w:rPr>
          <w:t>The IS has profoundly change the work of the actors of the company. The computerization of various computer proces</w:t>
        </w:r>
      </w:ins>
      <w:ins w:id="20" w:author="Bryan Sime" w:date="2026-02-12T09:59:00Z" w16du:dateUtc="2026-02-12T08:59:00Z">
        <w:r>
          <w:rPr>
            <w:lang w:val="en-GB"/>
          </w:rPr>
          <w:t>ses has generated a gain of significant time. Like any new development, the IS was first used as a strategic element to improve the productivity of companies</w:t>
        </w:r>
      </w:ins>
      <w:ins w:id="21" w:author="Bryan Sime" w:date="2026-02-12T10:00:00Z" w16du:dateUtc="2026-02-12T09:00:00Z">
        <w:r>
          <w:rPr>
            <w:lang w:val="en-GB"/>
          </w:rPr>
          <w:t>. Over time in the majority of sectors of activities it has become a critical element essential in to the functioning of the organization in question</w:t>
        </w:r>
      </w:ins>
      <w:ins w:id="22" w:author="Bryan Sime" w:date="2026-02-12T10:01:00Z" w16du:dateUtc="2026-02-12T09:01:00Z">
        <w:r>
          <w:rPr>
            <w:lang w:val="en-GB"/>
          </w:rPr>
          <w:t>. It is of paramount importance in achieving a company’s objectives in order to increase the lat</w:t>
        </w:r>
      </w:ins>
      <w:ins w:id="23" w:author="Bryan Sime" w:date="2026-02-12T10:02:00Z" w16du:dateUtc="2026-02-12T09:02:00Z">
        <w:r>
          <w:rPr>
            <w:lang w:val="en-GB"/>
          </w:rPr>
          <w:t>t</w:t>
        </w:r>
      </w:ins>
      <w:ins w:id="24" w:author="Bryan Sime" w:date="2026-02-12T10:01:00Z" w16du:dateUtc="2026-02-12T09:01:00Z">
        <w:r>
          <w:rPr>
            <w:lang w:val="en-GB"/>
          </w:rPr>
          <w:t>er</w:t>
        </w:r>
      </w:ins>
      <w:ins w:id="25" w:author="Bryan Sime" w:date="2026-02-12T10:02:00Z" w16du:dateUtc="2026-02-12T09:02:00Z">
        <w:r>
          <w:rPr>
            <w:lang w:val="en-GB"/>
          </w:rPr>
          <w:t xml:space="preserve">’s profit. Therefore it is a basis not to neglect and requires various resources for </w:t>
        </w:r>
      </w:ins>
      <w:ins w:id="26" w:author="Bryan Sime" w:date="2026-02-12T10:03:00Z" w16du:dateUtc="2026-02-12T09:03:00Z">
        <w:r>
          <w:rPr>
            <w:lang w:val="en-GB"/>
          </w:rPr>
          <w:t xml:space="preserve">it development. </w:t>
        </w:r>
      </w:ins>
    </w:p>
    <w:p w:rsidR="006402AB" w:rsidRDefault="006402AB" w:rsidP="001600AD">
      <w:pPr>
        <w:ind w:firstLine="360"/>
        <w:rPr>
          <w:ins w:id="27" w:author="Bryan Sime" w:date="2026-02-12T10:03:00Z" w16du:dateUtc="2026-02-12T09:03:00Z"/>
          <w:lang w:val="en-GB"/>
        </w:rPr>
      </w:pPr>
    </w:p>
    <w:p w:rsidR="006402AB" w:rsidRDefault="006402AB" w:rsidP="001600AD">
      <w:pPr>
        <w:ind w:firstLine="360"/>
        <w:rPr>
          <w:ins w:id="28" w:author="Bryan Sime" w:date="2026-02-12T10:03:00Z" w16du:dateUtc="2026-02-12T09:03:00Z"/>
          <w:lang w:val="en-GB"/>
        </w:rPr>
      </w:pPr>
    </w:p>
    <w:p w:rsidR="006402AB" w:rsidRDefault="006402AB" w:rsidP="001600AD">
      <w:pPr>
        <w:ind w:firstLine="360"/>
        <w:rPr>
          <w:ins w:id="29" w:author="Bryan Sime" w:date="2026-02-12T10:03:00Z" w16du:dateUtc="2026-02-12T09:03:00Z"/>
          <w:lang w:val="en-GB"/>
        </w:rPr>
      </w:pPr>
    </w:p>
    <w:p w:rsidR="006402AB" w:rsidRDefault="006402AB" w:rsidP="001600AD">
      <w:pPr>
        <w:ind w:firstLine="360"/>
        <w:rPr>
          <w:ins w:id="30" w:author="Bryan Sime" w:date="2026-02-12T10:03:00Z" w16du:dateUtc="2026-02-12T09:03:00Z"/>
          <w:lang w:val="en-GB"/>
        </w:rPr>
      </w:pPr>
    </w:p>
    <w:p w:rsidR="006402AB" w:rsidRDefault="006402AB" w:rsidP="001600AD">
      <w:pPr>
        <w:ind w:firstLine="360"/>
        <w:rPr>
          <w:ins w:id="31" w:author="Bryan Sime" w:date="2026-02-12T10:03:00Z" w16du:dateUtc="2026-02-12T09:03:00Z"/>
          <w:lang w:val="en-GB"/>
        </w:rPr>
      </w:pPr>
    </w:p>
    <w:p w:rsidR="006402AB" w:rsidRDefault="006402AB" w:rsidP="001600AD">
      <w:pPr>
        <w:ind w:firstLine="360"/>
        <w:rPr>
          <w:ins w:id="32" w:author="Bryan Sime" w:date="2026-02-12T10:03:00Z" w16du:dateUtc="2026-02-12T09:03:00Z"/>
          <w:lang w:val="en-GB"/>
        </w:rPr>
      </w:pPr>
    </w:p>
    <w:p w:rsidR="006402AB" w:rsidRDefault="006402AB" w:rsidP="001600AD">
      <w:pPr>
        <w:ind w:firstLine="360"/>
        <w:rPr>
          <w:ins w:id="33" w:author="Bryan Sime" w:date="2026-02-12T10:03:00Z" w16du:dateUtc="2026-02-12T09:03:00Z"/>
          <w:lang w:val="en-GB"/>
        </w:rPr>
      </w:pPr>
    </w:p>
    <w:p w:rsidR="006402AB" w:rsidRDefault="006402AB" w:rsidP="001600AD">
      <w:pPr>
        <w:ind w:firstLine="360"/>
        <w:rPr>
          <w:ins w:id="34" w:author="Bryan Sime" w:date="2026-02-12T10:03:00Z" w16du:dateUtc="2026-02-12T09:03:00Z"/>
          <w:lang w:val="en-GB"/>
        </w:rPr>
      </w:pPr>
    </w:p>
    <w:p w:rsidR="006402AB" w:rsidRDefault="006402AB" w:rsidP="006402AB">
      <w:pPr>
        <w:pStyle w:val="Heading1"/>
        <w:rPr>
          <w:ins w:id="35" w:author="Bryan Sime" w:date="2026-02-12T10:05:00Z" w16du:dateUtc="2026-02-12T09:05:00Z"/>
          <w:lang w:val="en-GB"/>
        </w:rPr>
      </w:pPr>
      <w:ins w:id="36" w:author="Bryan Sime" w:date="2026-02-12T10:03:00Z" w16du:dateUtc="2026-02-12T09:03:00Z">
        <w:r>
          <w:rPr>
            <w:lang w:val="en-GB"/>
          </w:rPr>
          <w:lastRenderedPageBreak/>
          <w:t>CH2: METHOD OF ANALYSIS AND DESIGN OF INFORMATION SYS</w:t>
        </w:r>
      </w:ins>
      <w:ins w:id="37" w:author="Bryan Sime" w:date="2026-02-12T10:04:00Z" w16du:dateUtc="2026-02-12T09:04:00Z">
        <w:r>
          <w:rPr>
            <w:lang w:val="en-GB"/>
          </w:rPr>
          <w:t>TEM</w:t>
        </w:r>
      </w:ins>
      <w:ins w:id="38" w:author="Bryan Sime" w:date="2026-02-12T10:05:00Z" w16du:dateUtc="2026-02-12T09:05:00Z">
        <w:r>
          <w:rPr>
            <w:lang w:val="en-GB"/>
          </w:rPr>
          <w:t xml:space="preserve"> (MERISE)</w:t>
        </w:r>
      </w:ins>
    </w:p>
    <w:p w:rsidR="006402AB" w:rsidRDefault="008917ED" w:rsidP="008917ED">
      <w:pPr>
        <w:pStyle w:val="Heading2"/>
        <w:rPr>
          <w:ins w:id="39" w:author="Bryan Sime" w:date="2026-02-12T10:08:00Z" w16du:dateUtc="2026-02-12T09:08:00Z"/>
          <w:lang w:val="en-GB"/>
        </w:rPr>
      </w:pPr>
      <w:ins w:id="40" w:author="Bryan Sime" w:date="2026-02-12T10:08:00Z" w16du:dateUtc="2026-02-12T09:08:00Z">
        <w:r>
          <w:rPr>
            <w:lang w:val="en-GB"/>
          </w:rPr>
          <w:t>Introduction</w:t>
        </w:r>
      </w:ins>
    </w:p>
    <w:p w:rsidR="008917ED" w:rsidRDefault="008917ED" w:rsidP="008917ED">
      <w:pPr>
        <w:rPr>
          <w:ins w:id="41" w:author="Bryan Sime" w:date="2026-02-12T10:09:00Z" w16du:dateUtc="2026-02-12T09:09:00Z"/>
          <w:lang w:val="en-GB"/>
        </w:rPr>
      </w:pPr>
      <w:ins w:id="42" w:author="Bryan Sime" w:date="2026-02-12T10:08:00Z" w16du:dateUtc="2026-02-12T09:08:00Z">
        <w:r>
          <w:rPr>
            <w:lang w:val="en-GB"/>
          </w:rPr>
          <w:t>The analysis and design method provide a methodology and stand</w:t>
        </w:r>
      </w:ins>
      <w:ins w:id="43" w:author="Bryan Sime" w:date="2026-02-12T10:09:00Z" w16du:dateUtc="2026-02-12T09:09:00Z">
        <w:r>
          <w:rPr>
            <w:lang w:val="en-GB"/>
          </w:rPr>
          <w:t>ard notations that helps in designing quality IS. There are different ways to classify these methods</w:t>
        </w:r>
      </w:ins>
    </w:p>
    <w:p w:rsidR="008917ED" w:rsidRDefault="008917ED" w:rsidP="008917ED">
      <w:pPr>
        <w:rPr>
          <w:ins w:id="44" w:author="Bryan Sime" w:date="2026-02-12T10:17:00Z" w16du:dateUtc="2026-02-12T09:17:00Z"/>
          <w:lang w:val="en-GB"/>
        </w:rPr>
      </w:pPr>
      <w:ins w:id="45" w:author="Bryan Sime" w:date="2026-02-12T10:09:00Z" w16du:dateUtc="2026-02-12T09:09:00Z">
        <w:r>
          <w:rPr>
            <w:lang w:val="en-GB"/>
          </w:rPr>
          <w:t>Fun</w:t>
        </w:r>
      </w:ins>
      <w:ins w:id="46" w:author="Bryan Sime" w:date="2026-02-12T10:10:00Z" w16du:dateUtc="2026-02-12T09:10:00Z">
        <w:r>
          <w:rPr>
            <w:lang w:val="en-GB"/>
          </w:rPr>
          <w:t>ctional methods (Cartesian and systematic)</w:t>
        </w:r>
      </w:ins>
    </w:p>
    <w:p w:rsidR="008917ED" w:rsidRDefault="008917ED" w:rsidP="008917ED">
      <w:pPr>
        <w:rPr>
          <w:ins w:id="47" w:author="Bryan Sime" w:date="2026-02-12T10:10:00Z" w16du:dateUtc="2026-02-12T09:10:00Z"/>
          <w:lang w:val="en-GB"/>
        </w:rPr>
      </w:pPr>
      <w:ins w:id="48" w:author="Bryan Sime" w:date="2026-02-12T10:10:00Z" w16du:dateUtc="2026-02-12T09:10:00Z">
        <w:r>
          <w:rPr>
            <w:lang w:val="en-GB"/>
          </w:rPr>
          <w:t>The object</w:t>
        </w:r>
      </w:ins>
      <w:ins w:id="49" w:author="Bryan Sime" w:date="2026-02-12T10:17:00Z" w16du:dateUtc="2026-02-12T09:17:00Z">
        <w:r>
          <w:rPr>
            <w:lang w:val="en-GB"/>
          </w:rPr>
          <w:t>-</w:t>
        </w:r>
      </w:ins>
      <w:ins w:id="50" w:author="Bryan Sime" w:date="2026-02-12T10:10:00Z" w16du:dateUtc="2026-02-12T09:10:00Z">
        <w:r>
          <w:rPr>
            <w:lang w:val="en-GB"/>
          </w:rPr>
          <w:t>oriented approach</w:t>
        </w:r>
      </w:ins>
    </w:p>
    <w:p w:rsidR="008917ED" w:rsidRDefault="008917ED" w:rsidP="008917ED">
      <w:pPr>
        <w:rPr>
          <w:ins w:id="51" w:author="Bryan Sime" w:date="2026-02-12T10:12:00Z" w16du:dateUtc="2026-02-12T09:12:00Z"/>
          <w:lang w:val="en-GB"/>
        </w:rPr>
      </w:pPr>
      <w:ins w:id="52" w:author="Bryan Sime" w:date="2026-02-12T10:10:00Z" w16du:dateUtc="2026-02-12T09:10:00Z">
        <w:r>
          <w:rPr>
            <w:lang w:val="en-GB"/>
          </w:rPr>
          <w:t xml:space="preserve">As part </w:t>
        </w:r>
      </w:ins>
      <w:ins w:id="53" w:author="Bryan Sime" w:date="2026-02-12T10:11:00Z" w16du:dateUtc="2026-02-12T09:11:00Z">
        <w:r>
          <w:rPr>
            <w:lang w:val="en-GB"/>
          </w:rPr>
          <w:t xml:space="preserve">of this </w:t>
        </w:r>
      </w:ins>
      <w:ins w:id="54" w:author="Bryan Sime" w:date="2026-02-12T10:27:00Z" w16du:dateUtc="2026-02-12T09:27:00Z">
        <w:r w:rsidR="003C365B">
          <w:rPr>
            <w:lang w:val="en-GB"/>
          </w:rPr>
          <w:t>course,</w:t>
        </w:r>
      </w:ins>
      <w:ins w:id="55" w:author="Bryan Sime" w:date="2026-02-12T10:11:00Z" w16du:dateUtc="2026-02-12T09:11:00Z">
        <w:r>
          <w:rPr>
            <w:lang w:val="en-GB"/>
          </w:rPr>
          <w:t xml:space="preserve"> we will focus on a classic and systematic method, namely the merise method</w:t>
        </w:r>
      </w:ins>
      <w:ins w:id="56" w:author="Bryan Sime" w:date="2026-02-12T10:12:00Z" w16du:dateUtc="2026-02-12T09:12:00Z">
        <w:r>
          <w:rPr>
            <w:lang w:val="en-GB"/>
          </w:rPr>
          <w:t>.</w:t>
        </w:r>
      </w:ins>
    </w:p>
    <w:p w:rsidR="008917ED" w:rsidRPr="008917ED" w:rsidRDefault="003C365B">
      <w:pPr>
        <w:pStyle w:val="Heading2"/>
        <w:numPr>
          <w:ilvl w:val="0"/>
          <w:numId w:val="12"/>
        </w:numPr>
        <w:rPr>
          <w:ins w:id="57" w:author="Bryan Sime" w:date="2026-02-12T10:17:00Z" w16du:dateUtc="2026-02-12T09:17:00Z"/>
          <w:lang w:val="en-GB"/>
        </w:rPr>
        <w:pPrChange w:id="58" w:author="Bryan Sime" w:date="2026-02-12T10:25:00Z" w16du:dateUtc="2026-02-12T09:25:00Z">
          <w:pPr/>
        </w:pPrChange>
      </w:pPr>
      <w:ins w:id="59" w:author="Bryan Sime" w:date="2026-02-12T10:25:00Z" w16du:dateUtc="2026-02-12T09:25:00Z">
        <w:r>
          <w:rPr>
            <w:lang w:val="en-GB"/>
          </w:rPr>
          <w:t>History of merise</w:t>
        </w:r>
      </w:ins>
    </w:p>
    <w:p w:rsidR="008917ED" w:rsidRDefault="008917ED" w:rsidP="008917ED">
      <w:pPr>
        <w:rPr>
          <w:ins w:id="60" w:author="Bryan Sime" w:date="2026-02-12T10:14:00Z" w16du:dateUtc="2026-02-12T09:14:00Z"/>
          <w:lang w:val="en-GB"/>
        </w:rPr>
      </w:pPr>
      <w:ins w:id="61" w:author="Bryan Sime" w:date="2026-02-12T10:12:00Z" w16du:dateUtc="2026-02-12T09:12:00Z">
        <w:r>
          <w:rPr>
            <w:lang w:val="en-GB"/>
          </w:rPr>
          <w:t>To model an IS, different professions (experts, organizers, users, It</w:t>
        </w:r>
      </w:ins>
      <w:ins w:id="62" w:author="Bryan Sime" w:date="2026-02-12T10:13:00Z" w16du:dateUtc="2026-02-12T09:13:00Z">
        <w:r>
          <w:rPr>
            <w:lang w:val="en-GB"/>
          </w:rPr>
          <w:t xml:space="preserve"> specialist) intervein together in a process development consisting of distinct activities that are carried out in their organizational environment </w:t>
        </w:r>
      </w:ins>
      <w:ins w:id="63" w:author="Bryan Sime" w:date="2026-02-12T10:14:00Z" w16du:dateUtc="2026-02-12T09:14:00Z">
        <w:r>
          <w:rPr>
            <w:lang w:val="en-GB"/>
          </w:rPr>
          <w:t xml:space="preserve">base on various tools and techniques. Understanding this technique requires mastering certain key concept. </w:t>
        </w:r>
      </w:ins>
    </w:p>
    <w:p w:rsidR="008917ED" w:rsidRDefault="008917ED" w:rsidP="008917ED">
      <w:pPr>
        <w:rPr>
          <w:ins w:id="64" w:author="Bryan Sime" w:date="2026-02-12T10:14:00Z" w16du:dateUtc="2026-02-12T09:14:00Z"/>
          <w:lang w:val="en-GB"/>
        </w:rPr>
      </w:pPr>
    </w:p>
    <w:p w:rsidR="008917ED" w:rsidRDefault="008917ED" w:rsidP="008917ED">
      <w:pPr>
        <w:pStyle w:val="Heading3"/>
        <w:rPr>
          <w:ins w:id="65" w:author="Bryan Sime" w:date="2026-02-12T10:15:00Z" w16du:dateUtc="2026-02-12T09:15:00Z"/>
          <w:lang w:val="en-GB"/>
        </w:rPr>
      </w:pPr>
      <w:ins w:id="66" w:author="Bryan Sime" w:date="2026-02-12T10:14:00Z" w16du:dateUtc="2026-02-12T09:14:00Z">
        <w:r>
          <w:rPr>
            <w:lang w:val="en-GB"/>
          </w:rPr>
          <w:t>Concept</w:t>
        </w:r>
      </w:ins>
      <w:ins w:id="67" w:author="Bryan Sime" w:date="2026-02-12T10:15:00Z" w16du:dateUtc="2026-02-12T09:15:00Z">
        <w:r>
          <w:rPr>
            <w:lang w:val="en-GB"/>
          </w:rPr>
          <w:t>: method, model, modelling language and diagrams</w:t>
        </w:r>
      </w:ins>
    </w:p>
    <w:p w:rsidR="008917ED" w:rsidRDefault="008917ED" w:rsidP="008917ED">
      <w:pPr>
        <w:rPr>
          <w:ins w:id="68" w:author="Bryan Sime" w:date="2026-02-12T10:20:00Z" w16du:dateUtc="2026-02-12T09:20:00Z"/>
          <w:b/>
          <w:bCs/>
          <w:lang w:val="en-GB"/>
        </w:rPr>
      </w:pPr>
      <w:ins w:id="69" w:author="Bryan Sime" w:date="2026-02-12T10:15:00Z" w16du:dateUtc="2026-02-12T09:15:00Z">
        <w:r>
          <w:rPr>
            <w:lang w:val="en-GB"/>
          </w:rPr>
          <w:t>In the petite Robert di</w:t>
        </w:r>
      </w:ins>
      <w:ins w:id="70" w:author="Bryan Sime" w:date="2026-02-12T10:16:00Z" w16du:dateUtc="2026-02-12T09:16:00Z">
        <w:r>
          <w:rPr>
            <w:lang w:val="en-GB"/>
          </w:rPr>
          <w:t xml:space="preserve">ctionary, a method may be “A sets of steps reason, follow to achieve a goal” </w:t>
        </w:r>
      </w:ins>
      <w:ins w:id="71" w:author="Bryan Sime" w:date="2026-02-12T10:17:00Z" w16du:dateUtc="2026-02-12T09:17:00Z">
        <w:r>
          <w:rPr>
            <w:lang w:val="en-GB"/>
          </w:rPr>
          <w:t>in the context of designing IS are define as a set composed of a language presen</w:t>
        </w:r>
      </w:ins>
      <w:ins w:id="72" w:author="Bryan Sime" w:date="2026-02-12T10:18:00Z" w16du:dateUtc="2026-02-12T09:18:00Z">
        <w:r>
          <w:rPr>
            <w:lang w:val="en-GB"/>
          </w:rPr>
          <w:t xml:space="preserve">ted in type form of associated diagrams or figures as well as recommendation on how to use this models the concept of a model is </w:t>
        </w:r>
      </w:ins>
      <w:ins w:id="73" w:author="Bryan Sime" w:date="2026-02-12T10:19:00Z" w16du:dateUtc="2026-02-12T09:19:00Z">
        <w:r>
          <w:rPr>
            <w:lang w:val="en-GB"/>
          </w:rPr>
          <w:t>a</w:t>
        </w:r>
      </w:ins>
      <w:ins w:id="74" w:author="Bryan Sime" w:date="2026-02-12T10:18:00Z" w16du:dateUtc="2026-02-12T09:18:00Z">
        <w:r>
          <w:rPr>
            <w:lang w:val="en-GB"/>
          </w:rPr>
          <w:t xml:space="preserve"> concep</w:t>
        </w:r>
      </w:ins>
      <w:ins w:id="75" w:author="Bryan Sime" w:date="2026-02-12T10:19:00Z" w16du:dateUtc="2026-02-12T09:19:00Z">
        <w:r>
          <w:rPr>
            <w:lang w:val="en-GB"/>
          </w:rPr>
          <w:t xml:space="preserve">t essential and foundational to the world of IS, </w:t>
        </w:r>
        <w:r w:rsidRPr="003C365B">
          <w:rPr>
            <w:b/>
            <w:bCs/>
            <w:lang w:val="en-GB"/>
            <w:rPrChange w:id="76" w:author="Bryan Sime" w:date="2026-02-12T10:20:00Z" w16du:dateUtc="2026-02-12T09:20:00Z">
              <w:rPr>
                <w:lang w:val="en-GB"/>
              </w:rPr>
            </w:rPrChange>
          </w:rPr>
          <w:t>a model is an abstract and simplified representation of all</w:t>
        </w:r>
      </w:ins>
      <w:ins w:id="77" w:author="Bryan Sime" w:date="2026-02-12T10:20:00Z" w16du:dateUtc="2026-02-12T09:20:00Z">
        <w:r w:rsidRPr="003C365B">
          <w:rPr>
            <w:b/>
            <w:bCs/>
            <w:lang w:val="en-GB"/>
            <w:rPrChange w:id="78" w:author="Bryan Sime" w:date="2026-02-12T10:20:00Z" w16du:dateUtc="2026-02-12T09:20:00Z">
              <w:rPr>
                <w:lang w:val="en-GB"/>
              </w:rPr>
            </w:rPrChange>
          </w:rPr>
          <w:t xml:space="preserve"> or</w:t>
        </w:r>
      </w:ins>
      <w:ins w:id="79" w:author="Bryan Sime" w:date="2026-02-12T10:19:00Z" w16du:dateUtc="2026-02-12T09:19:00Z">
        <w:r w:rsidRPr="003C365B">
          <w:rPr>
            <w:b/>
            <w:bCs/>
            <w:lang w:val="en-GB"/>
            <w:rPrChange w:id="80" w:author="Bryan Sime" w:date="2026-02-12T10:20:00Z" w16du:dateUtc="2026-02-12T09:20:00Z">
              <w:rPr>
                <w:lang w:val="en-GB"/>
              </w:rPr>
            </w:rPrChange>
          </w:rPr>
          <w:t xml:space="preserve"> part of an existing or future</w:t>
        </w:r>
      </w:ins>
      <w:ins w:id="81" w:author="Bryan Sime" w:date="2026-02-12T10:20:00Z" w16du:dateUtc="2026-02-12T09:20:00Z">
        <w:r w:rsidR="003C365B" w:rsidRPr="003C365B">
          <w:rPr>
            <w:b/>
            <w:bCs/>
            <w:lang w:val="en-GB"/>
            <w:rPrChange w:id="82" w:author="Bryan Sime" w:date="2026-02-12T10:20:00Z" w16du:dateUtc="2026-02-12T09:20:00Z">
              <w:rPr>
                <w:lang w:val="en-GB"/>
              </w:rPr>
            </w:rPrChange>
          </w:rPr>
          <w:t xml:space="preserve"> IS</w:t>
        </w:r>
        <w:r w:rsidR="003C365B">
          <w:rPr>
            <w:b/>
            <w:bCs/>
            <w:lang w:val="en-GB"/>
          </w:rPr>
          <w:t xml:space="preserve"> highlighting certain essential aspect.</w:t>
        </w:r>
      </w:ins>
    </w:p>
    <w:p w:rsidR="003C365B" w:rsidRDefault="003C365B" w:rsidP="008917ED">
      <w:pPr>
        <w:rPr>
          <w:ins w:id="83" w:author="Bryan Sime" w:date="2026-02-12T10:22:00Z" w16du:dateUtc="2026-02-12T09:22:00Z"/>
          <w:lang w:val="en-GB"/>
        </w:rPr>
      </w:pPr>
      <w:ins w:id="84" w:author="Bryan Sime" w:date="2026-02-12T10:20:00Z" w16du:dateUtc="2026-02-12T09:20:00Z">
        <w:r>
          <w:rPr>
            <w:lang w:val="en-GB"/>
          </w:rPr>
          <w:t xml:space="preserve"> The</w:t>
        </w:r>
      </w:ins>
      <w:ins w:id="85" w:author="Bryan Sime" w:date="2026-02-12T10:21:00Z" w16du:dateUtc="2026-02-12T09:21:00Z">
        <w:r>
          <w:rPr>
            <w:lang w:val="en-GB"/>
          </w:rPr>
          <w:t xml:space="preserve"> models allow us to analyse the organization and discover it’s needs to assist in product design and development, to master the complexity of a busi</w:t>
        </w:r>
      </w:ins>
      <w:ins w:id="86" w:author="Bryan Sime" w:date="2026-02-12T10:22:00Z" w16du:dateUtc="2026-02-12T09:22:00Z">
        <w:r>
          <w:rPr>
            <w:lang w:val="en-GB"/>
          </w:rPr>
          <w:t xml:space="preserve">ness system and finally to consider evolution of IS. </w:t>
        </w:r>
      </w:ins>
    </w:p>
    <w:p w:rsidR="003C365B" w:rsidRDefault="003C365B" w:rsidP="008917ED">
      <w:pPr>
        <w:rPr>
          <w:ins w:id="87" w:author="Bryan Sime" w:date="2026-02-12T10:23:00Z" w16du:dateUtc="2026-02-12T09:23:00Z"/>
          <w:b/>
          <w:bCs/>
          <w:lang w:val="en-GB"/>
        </w:rPr>
      </w:pPr>
      <w:ins w:id="88" w:author="Bryan Sime" w:date="2026-02-12T10:22:00Z" w16du:dateUtc="2026-02-12T09:22:00Z">
        <w:r>
          <w:rPr>
            <w:lang w:val="en-GB"/>
          </w:rPr>
          <w:tab/>
        </w:r>
        <w:r w:rsidRPr="003C365B">
          <w:rPr>
            <w:b/>
            <w:bCs/>
            <w:lang w:val="en-GB"/>
            <w:rPrChange w:id="89" w:author="Bryan Sime" w:date="2026-02-12T10:22:00Z" w16du:dateUtc="2026-02-12T09:22:00Z">
              <w:rPr>
                <w:lang w:val="en-GB"/>
              </w:rPr>
            </w:rPrChange>
          </w:rPr>
          <w:t>A modelling language is a set of rules and concepts</w:t>
        </w:r>
        <w:r>
          <w:rPr>
            <w:b/>
            <w:bCs/>
            <w:lang w:val="en-GB"/>
          </w:rPr>
          <w:t xml:space="preserve"> that allow the construct</w:t>
        </w:r>
      </w:ins>
      <w:ins w:id="90" w:author="Bryan Sime" w:date="2026-02-12T10:23:00Z" w16du:dateUtc="2026-02-12T09:23:00Z">
        <w:r>
          <w:rPr>
            <w:b/>
            <w:bCs/>
            <w:lang w:val="en-GB"/>
          </w:rPr>
          <w:t>ion of mo</w:t>
        </w:r>
        <w:r w:rsidRPr="003C365B">
          <w:rPr>
            <w:b/>
            <w:bCs/>
            <w:lang w:val="en-GB"/>
            <w:rPrChange w:id="91" w:author="Bryan Sime" w:date="2026-02-12T10:23:00Z" w16du:dateUtc="2026-02-12T09:23:00Z">
              <w:rPr>
                <w:lang w:val="en-GB"/>
              </w:rPr>
            </w:rPrChange>
          </w:rPr>
          <w:t>dels</w:t>
        </w:r>
        <w:r>
          <w:rPr>
            <w:b/>
            <w:bCs/>
            <w:lang w:val="en-GB"/>
          </w:rPr>
          <w:t>. A diagram is the graphical representation of a model.</w:t>
        </w:r>
      </w:ins>
    </w:p>
    <w:p w:rsidR="003C365B" w:rsidRDefault="003C365B" w:rsidP="008917ED">
      <w:pPr>
        <w:rPr>
          <w:ins w:id="92" w:author="Bryan Sime" w:date="2026-02-12T10:25:00Z" w16du:dateUtc="2026-02-12T09:25:00Z"/>
          <w:lang w:val="en-GB"/>
        </w:rPr>
      </w:pPr>
      <w:ins w:id="93" w:author="Bryan Sime" w:date="2026-02-12T10:23:00Z" w16du:dateUtc="2026-02-12T09:23:00Z">
        <w:r>
          <w:rPr>
            <w:lang w:val="en-GB"/>
          </w:rPr>
          <w:t>The modelling process involve</w:t>
        </w:r>
      </w:ins>
      <w:ins w:id="94" w:author="Bryan Sime" w:date="2026-02-12T10:26:00Z" w16du:dateUtc="2026-02-12T09:26:00Z">
        <w:r>
          <w:rPr>
            <w:lang w:val="en-GB"/>
          </w:rPr>
          <w:t>s</w:t>
        </w:r>
      </w:ins>
      <w:ins w:id="95" w:author="Bryan Sime" w:date="2026-02-12T10:23:00Z" w16du:dateUtc="2026-02-12T09:23:00Z">
        <w:r>
          <w:rPr>
            <w:lang w:val="en-GB"/>
          </w:rPr>
          <w:t xml:space="preserve"> 2 steps </w:t>
        </w:r>
      </w:ins>
      <w:ins w:id="96" w:author="Bryan Sime" w:date="2026-02-12T10:24:00Z" w16du:dateUtc="2026-02-12T09:24:00Z">
        <w:r>
          <w:rPr>
            <w:lang w:val="en-GB"/>
          </w:rPr>
          <w:t>i.e</w:t>
        </w:r>
      </w:ins>
      <w:ins w:id="97" w:author="Bryan Sime" w:date="2026-02-12T10:25:00Z" w16du:dateUtc="2026-02-12T09:25:00Z">
        <w:r>
          <w:rPr>
            <w:lang w:val="en-GB"/>
          </w:rPr>
          <w:t>.</w:t>
        </w:r>
      </w:ins>
      <w:ins w:id="98" w:author="Bryan Sime" w:date="2026-02-12T10:24:00Z" w16du:dateUtc="2026-02-12T09:24:00Z">
        <w:r>
          <w:rPr>
            <w:lang w:val="en-GB"/>
          </w:rPr>
          <w:t xml:space="preserve"> </w:t>
        </w:r>
        <w:r>
          <w:rPr>
            <w:b/>
            <w:bCs/>
            <w:lang w:val="en-GB"/>
          </w:rPr>
          <w:t xml:space="preserve">The analysis and the design, </w:t>
        </w:r>
        <w:r>
          <w:rPr>
            <w:lang w:val="en-GB"/>
          </w:rPr>
          <w:t>in each of th</w:t>
        </w:r>
      </w:ins>
      <w:ins w:id="99" w:author="Bryan Sime" w:date="2026-02-12T10:26:00Z" w16du:dateUtc="2026-02-12T09:26:00Z">
        <w:r>
          <w:rPr>
            <w:lang w:val="en-GB"/>
          </w:rPr>
          <w:t>e</w:t>
        </w:r>
      </w:ins>
      <w:ins w:id="100" w:author="Bryan Sime" w:date="2026-02-12T10:24:00Z" w16du:dateUtc="2026-02-12T09:24:00Z">
        <w:r>
          <w:rPr>
            <w:lang w:val="en-GB"/>
          </w:rPr>
          <w:t>s</w:t>
        </w:r>
      </w:ins>
      <w:ins w:id="101" w:author="Bryan Sime" w:date="2026-02-12T10:26:00Z" w16du:dateUtc="2026-02-12T09:26:00Z">
        <w:r>
          <w:rPr>
            <w:lang w:val="en-GB"/>
          </w:rPr>
          <w:t xml:space="preserve">e </w:t>
        </w:r>
      </w:ins>
      <w:ins w:id="102" w:author="Bryan Sime" w:date="2026-02-12T10:24:00Z" w16du:dateUtc="2026-02-12T09:24:00Z">
        <w:r>
          <w:rPr>
            <w:lang w:val="en-GB"/>
          </w:rPr>
          <w:t>2 parts, designers may be assisted with suitable software units, facilitating design an</w:t>
        </w:r>
      </w:ins>
      <w:ins w:id="103" w:author="Bryan Sime" w:date="2026-02-12T10:25:00Z" w16du:dateUtc="2026-02-12T09:25:00Z">
        <w:r>
          <w:rPr>
            <w:lang w:val="en-GB"/>
          </w:rPr>
          <w:t>d documentation</w:t>
        </w:r>
      </w:ins>
    </w:p>
    <w:p w:rsidR="003C365B" w:rsidRDefault="003C365B" w:rsidP="003C365B">
      <w:pPr>
        <w:pStyle w:val="Heading3"/>
        <w:rPr>
          <w:ins w:id="104" w:author="Bryan Sime" w:date="2026-02-12T10:40:00Z" w16du:dateUtc="2026-02-12T09:40:00Z"/>
          <w:lang w:val="en-GB"/>
        </w:rPr>
      </w:pPr>
      <w:ins w:id="105" w:author="Bryan Sime" w:date="2026-02-12T10:25:00Z" w16du:dateUtc="2026-02-12T09:25:00Z">
        <w:r>
          <w:rPr>
            <w:lang w:val="en-GB"/>
          </w:rPr>
          <w:lastRenderedPageBreak/>
          <w:t xml:space="preserve">History of </w:t>
        </w:r>
      </w:ins>
      <w:ins w:id="106" w:author="Bryan Sime" w:date="2026-02-12T10:26:00Z" w16du:dateUtc="2026-02-12T09:26:00Z">
        <w:r>
          <w:rPr>
            <w:lang w:val="en-GB"/>
          </w:rPr>
          <w:t xml:space="preserve">the </w:t>
        </w:r>
      </w:ins>
      <w:ins w:id="107" w:author="Bryan Sime" w:date="2026-02-12T10:25:00Z" w16du:dateUtc="2026-02-12T09:25:00Z">
        <w:r>
          <w:rPr>
            <w:lang w:val="en-GB"/>
          </w:rPr>
          <w:t>merise</w:t>
        </w:r>
      </w:ins>
      <w:ins w:id="108" w:author="Bryan Sime" w:date="2026-02-12T10:26:00Z" w16du:dateUtc="2026-02-12T09:26:00Z">
        <w:r>
          <w:rPr>
            <w:lang w:val="en-GB"/>
          </w:rPr>
          <w:t xml:space="preserve"> method</w:t>
        </w:r>
      </w:ins>
    </w:p>
    <w:p w:rsidR="00486F16" w:rsidRDefault="00BD3ED5" w:rsidP="00BD3ED5">
      <w:pPr>
        <w:rPr>
          <w:ins w:id="109" w:author="Bryan Sime" w:date="2026-02-12T10:49:00Z" w16du:dateUtc="2026-02-12T09:49:00Z"/>
          <w:lang w:val="en-GB"/>
        </w:rPr>
      </w:pPr>
      <w:ins w:id="110" w:author="Bryan Sime" w:date="2026-02-12T10:40:00Z" w16du:dateUtc="2026-02-12T09:40:00Z">
        <w:r>
          <w:rPr>
            <w:lang w:val="en-GB"/>
          </w:rPr>
          <w:t>MERISE (methodology for the study and implementation of computer systems of enterprise) is a sy</w:t>
        </w:r>
      </w:ins>
      <w:ins w:id="111" w:author="Bryan Sime" w:date="2026-02-12T10:41:00Z" w16du:dateUtc="2026-02-12T09:41:00Z">
        <w:r>
          <w:rPr>
            <w:lang w:val="en-GB"/>
          </w:rPr>
          <w:t>stematic method of system</w:t>
        </w:r>
      </w:ins>
      <w:ins w:id="112" w:author="Bryan Sime" w:date="2026-02-12T10:42:00Z" w16du:dateUtc="2026-02-12T09:42:00Z">
        <w:r>
          <w:rPr>
            <w:lang w:val="en-GB"/>
          </w:rPr>
          <w:t xml:space="preserve"> </w:t>
        </w:r>
      </w:ins>
      <w:ins w:id="113" w:author="Bryan Sime" w:date="2026-02-12T10:41:00Z" w16du:dateUtc="2026-02-12T09:41:00Z">
        <w:r>
          <w:rPr>
            <w:lang w:val="en-GB"/>
          </w:rPr>
          <w:t>analysis and design information proposed in 1978, it advocate</w:t>
        </w:r>
      </w:ins>
      <w:ins w:id="114" w:author="Bryan Sime" w:date="2026-02-12T10:40:00Z" w16du:dateUtc="2026-02-12T09:40:00Z">
        <w:r>
          <w:rPr>
            <w:lang w:val="en-GB"/>
          </w:rPr>
          <w:t xml:space="preserve"> </w:t>
        </w:r>
      </w:ins>
      <w:ins w:id="115" w:author="Bryan Sime" w:date="2026-02-12T10:41:00Z" w16du:dateUtc="2026-02-12T09:41:00Z">
        <w:r>
          <w:rPr>
            <w:lang w:val="en-GB"/>
          </w:rPr>
          <w:t>software development base on the waterfall mod</w:t>
        </w:r>
      </w:ins>
      <w:ins w:id="116" w:author="Bryan Sime" w:date="2026-02-12T10:42:00Z" w16du:dateUtc="2026-02-12T09:42:00Z">
        <w:r>
          <w:rPr>
            <w:lang w:val="en-GB"/>
          </w:rPr>
          <w:t>e</w:t>
        </w:r>
      </w:ins>
      <w:ins w:id="117" w:author="Bryan Sime" w:date="2026-02-12T10:41:00Z" w16du:dateUtc="2026-02-12T09:41:00Z">
        <w:r>
          <w:rPr>
            <w:lang w:val="en-GB"/>
          </w:rPr>
          <w:t>l</w:t>
        </w:r>
      </w:ins>
      <w:ins w:id="118" w:author="Bryan Sime" w:date="2026-02-12T10:42:00Z" w16du:dateUtc="2026-02-12T09:42:00Z">
        <w:r>
          <w:rPr>
            <w:lang w:val="en-GB"/>
          </w:rPr>
          <w:t xml:space="preserve">. The user </w:t>
        </w:r>
      </w:ins>
      <w:ins w:id="119" w:author="Bryan Sime" w:date="2026-02-12T10:43:00Z" w16du:dateUtc="2026-02-12T09:43:00Z">
        <w:r w:rsidR="00486F16">
          <w:rPr>
            <w:lang w:val="en-GB"/>
          </w:rPr>
          <w:t>intervein</w:t>
        </w:r>
      </w:ins>
      <w:ins w:id="120" w:author="Bryan Sime" w:date="2026-02-12T10:42:00Z" w16du:dateUtc="2026-02-12T09:42:00Z">
        <w:r>
          <w:rPr>
            <w:lang w:val="en-GB"/>
          </w:rPr>
          <w:t xml:space="preserve"> during the system development but his participation is only at the beginning during the analysis phase o</w:t>
        </w:r>
      </w:ins>
      <w:ins w:id="121" w:author="Bryan Sime" w:date="2026-02-12T10:43:00Z" w16du:dateUtc="2026-02-12T09:43:00Z">
        <w:r>
          <w:rPr>
            <w:lang w:val="en-GB"/>
          </w:rPr>
          <w:t>f the IS</w:t>
        </w:r>
        <w:r w:rsidR="00486F16">
          <w:rPr>
            <w:lang w:val="en-GB"/>
          </w:rPr>
          <w:t xml:space="preserve">. Rigorous and above all details, it allows in particular for the design of a computer system in </w:t>
        </w:r>
      </w:ins>
      <w:ins w:id="122" w:author="Bryan Sime" w:date="2026-02-12T10:44:00Z" w16du:dateUtc="2026-02-12T09:44:00Z">
        <w:r w:rsidR="00486F16">
          <w:rPr>
            <w:lang w:val="en-GB"/>
          </w:rPr>
          <w:t>standardized and methodical way. Since 1980 the merise method has undergone developments an</w:t>
        </w:r>
      </w:ins>
      <w:ins w:id="123" w:author="Bryan Sime" w:date="2026-02-12T10:45:00Z" w16du:dateUtc="2026-02-12T09:45:00Z">
        <w:r w:rsidR="00486F16">
          <w:rPr>
            <w:lang w:val="en-GB"/>
          </w:rPr>
          <w:t>d remarkable improvement, the main ones been the following; Extension of the entity relationship formalism (types and sub</w:t>
        </w:r>
      </w:ins>
      <w:ins w:id="124" w:author="Bryan Sime" w:date="2026-02-12T10:46:00Z" w16du:dateUtc="2026-02-12T09:46:00Z">
        <w:r w:rsidR="00486F16">
          <w:rPr>
            <w:lang w:val="en-GB"/>
          </w:rPr>
          <w:t>-</w:t>
        </w:r>
      </w:ins>
      <w:ins w:id="125" w:author="Bryan Sime" w:date="2026-02-12T10:45:00Z" w16du:dateUtc="2026-02-12T09:45:00Z">
        <w:r w:rsidR="00486F16">
          <w:rPr>
            <w:lang w:val="en-GB"/>
          </w:rPr>
          <w:t>types</w:t>
        </w:r>
      </w:ins>
      <w:ins w:id="126" w:author="Bryan Sime" w:date="2026-02-12T10:46:00Z" w16du:dateUtc="2026-02-12T09:46:00Z">
        <w:r w:rsidR="00486F16">
          <w:rPr>
            <w:lang w:val="en-GB"/>
          </w:rPr>
          <w:t>, integrity constraints … etc)</w:t>
        </w:r>
      </w:ins>
      <w:ins w:id="127" w:author="Bryan Sime" w:date="2026-02-12T10:47:00Z" w16du:dateUtc="2026-02-12T09:47:00Z">
        <w:r w:rsidR="00486F16">
          <w:rPr>
            <w:lang w:val="en-GB"/>
          </w:rPr>
          <w:t>, extensions of abstraction levels and models (logical model of processing, organizational data model) development of soft</w:t>
        </w:r>
      </w:ins>
      <w:ins w:id="128" w:author="Bryan Sime" w:date="2026-02-12T10:48:00Z" w16du:dateUtc="2026-02-12T09:48:00Z">
        <w:r w:rsidR="00486F16">
          <w:rPr>
            <w:lang w:val="en-GB"/>
          </w:rPr>
          <w:t>ware engineering work shops (AMC, MEGA, SIL</w:t>
        </w:r>
      </w:ins>
      <w:ins w:id="129" w:author="Bryan Sime" w:date="2026-02-12T10:49:00Z" w16du:dateUtc="2026-02-12T09:49:00Z">
        <w:r w:rsidR="00486F16">
          <w:rPr>
            <w:lang w:val="en-GB"/>
          </w:rPr>
          <w:t xml:space="preserve"> </w:t>
        </w:r>
      </w:ins>
      <w:ins w:id="130" w:author="Bryan Sime" w:date="2026-02-12T10:48:00Z" w16du:dateUtc="2026-02-12T09:48:00Z">
        <w:r w:rsidR="00486F16">
          <w:rPr>
            <w:lang w:val="en-GB"/>
          </w:rPr>
          <w:t>VER</w:t>
        </w:r>
      </w:ins>
      <w:ins w:id="131" w:author="Bryan Sime" w:date="2026-02-12T10:49:00Z" w16du:dateUtc="2026-02-12T09:49:00Z">
        <w:r w:rsidR="00486F16">
          <w:rPr>
            <w:lang w:val="en-GB"/>
          </w:rPr>
          <w:t>U</w:t>
        </w:r>
      </w:ins>
      <w:ins w:id="132" w:author="Bryan Sime" w:date="2026-02-12T10:48:00Z" w16du:dateUtc="2026-02-12T09:48:00Z">
        <w:r w:rsidR="00486F16">
          <w:rPr>
            <w:lang w:val="en-GB"/>
          </w:rPr>
          <w:t>N</w:t>
        </w:r>
      </w:ins>
      <w:ins w:id="133" w:author="Bryan Sime" w:date="2026-02-12T10:49:00Z" w16du:dateUtc="2026-02-12T09:49:00Z">
        <w:r w:rsidR="00486F16">
          <w:rPr>
            <w:lang w:val="en-GB"/>
          </w:rPr>
          <w:t>, wind design …</w:t>
        </w:r>
      </w:ins>
      <w:ins w:id="134" w:author="Bryan Sime" w:date="2026-02-12T10:48:00Z" w16du:dateUtc="2026-02-12T09:48:00Z">
        <w:r w:rsidR="00486F16">
          <w:rPr>
            <w:lang w:val="en-GB"/>
          </w:rPr>
          <w:t>)</w:t>
        </w:r>
      </w:ins>
    </w:p>
    <w:p w:rsidR="003C365B" w:rsidRDefault="00486F16" w:rsidP="00486F16">
      <w:pPr>
        <w:pStyle w:val="Heading3"/>
        <w:rPr>
          <w:ins w:id="135" w:author="Bryan Sime" w:date="2026-02-12T10:50:00Z" w16du:dateUtc="2026-02-12T09:50:00Z"/>
          <w:lang w:val="en-GB"/>
        </w:rPr>
      </w:pPr>
      <w:ins w:id="136" w:author="Bryan Sime" w:date="2026-02-12T10:50:00Z" w16du:dateUtc="2026-02-12T09:50:00Z">
        <w:r>
          <w:rPr>
            <w:lang w:val="en-GB"/>
          </w:rPr>
          <w:t>The three components of merise</w:t>
        </w:r>
      </w:ins>
    </w:p>
    <w:p w:rsidR="00486F16" w:rsidRDefault="00486F16" w:rsidP="00486F16">
      <w:pPr>
        <w:rPr>
          <w:ins w:id="137" w:author="Bryan Sime" w:date="2026-02-12T10:51:00Z" w16du:dateUtc="2026-02-12T09:51:00Z"/>
          <w:lang w:val="en-GB"/>
        </w:rPr>
      </w:pPr>
      <w:ins w:id="138" w:author="Bryan Sime" w:date="2026-02-12T10:50:00Z" w16du:dateUtc="2026-02-12T09:50:00Z">
        <w:r>
          <w:rPr>
            <w:lang w:val="en-GB"/>
          </w:rPr>
          <w:t>The implementation of the merise method</w:t>
        </w:r>
      </w:ins>
      <w:ins w:id="139" w:author="Bryan Sime" w:date="2026-02-12T10:51:00Z" w16du:dateUtc="2026-02-12T09:51:00Z">
        <w:r>
          <w:rPr>
            <w:lang w:val="en-GB"/>
          </w:rPr>
          <w:t xml:space="preserve"> must be considered in relation to the following 3 dimensions.</w:t>
        </w:r>
      </w:ins>
    </w:p>
    <w:p w:rsidR="00486F16" w:rsidRPr="003B6015" w:rsidRDefault="00486F16" w:rsidP="00486F16">
      <w:pPr>
        <w:pStyle w:val="ListParagraph"/>
        <w:numPr>
          <w:ilvl w:val="0"/>
          <w:numId w:val="13"/>
        </w:numPr>
        <w:rPr>
          <w:ins w:id="140" w:author="Bryan Sime" w:date="2026-02-12T10:53:00Z" w16du:dateUtc="2026-02-12T09:53:00Z"/>
          <w:b/>
          <w:bCs/>
          <w:u w:val="single"/>
          <w:lang w:val="en-GB"/>
          <w:rPrChange w:id="141" w:author="Bryan Sime" w:date="2026-02-12T10:53:00Z" w16du:dateUtc="2026-02-12T09:53:00Z">
            <w:rPr>
              <w:ins w:id="142" w:author="Bryan Sime" w:date="2026-02-12T10:53:00Z" w16du:dateUtc="2026-02-12T09:53:00Z"/>
              <w:lang w:val="en-GB"/>
            </w:rPr>
          </w:rPrChange>
        </w:rPr>
      </w:pPr>
      <w:ins w:id="143" w:author="Bryan Sime" w:date="2026-02-12T10:51:00Z" w16du:dateUtc="2026-02-12T09:51:00Z">
        <w:r w:rsidRPr="00486F16">
          <w:rPr>
            <w:b/>
            <w:bCs/>
            <w:u w:val="single"/>
            <w:lang w:val="en-GB"/>
            <w:rPrChange w:id="144" w:author="Bryan Sime" w:date="2026-02-12T10:51:00Z" w16du:dateUtc="2026-02-12T09:51:00Z">
              <w:rPr>
                <w:lang w:val="en-GB"/>
              </w:rPr>
            </w:rPrChange>
          </w:rPr>
          <w:t>Th</w:t>
        </w:r>
        <w:r>
          <w:rPr>
            <w:b/>
            <w:bCs/>
            <w:u w:val="single"/>
            <w:lang w:val="en-GB"/>
          </w:rPr>
          <w:t>e approach or life cycle:</w:t>
        </w:r>
        <w:r>
          <w:rPr>
            <w:lang w:val="en-GB"/>
          </w:rPr>
          <w:t xml:space="preserve"> </w:t>
        </w:r>
      </w:ins>
      <w:ins w:id="145" w:author="Bryan Sime" w:date="2026-02-12T10:52:00Z" w16du:dateUtc="2026-02-12T09:52:00Z">
        <w:r>
          <w:rPr>
            <w:lang w:val="en-GB"/>
          </w:rPr>
          <w:t xml:space="preserve"> The merise method proposes for the unfolding of the life cycle the break down into 3 periods</w:t>
        </w:r>
      </w:ins>
      <w:ins w:id="146" w:author="Bryan Sime" w:date="2026-02-12T10:53:00Z" w16du:dateUtc="2026-02-12T09:53:00Z">
        <w:r>
          <w:rPr>
            <w:lang w:val="en-GB"/>
          </w:rPr>
          <w:t xml:space="preserve"> (design, implementation and </w:t>
        </w:r>
      </w:ins>
      <w:ins w:id="147" w:author="Bryan Sime" w:date="2026-02-12T10:54:00Z" w16du:dateUtc="2026-02-12T09:54:00Z">
        <w:r w:rsidR="003B6015">
          <w:rPr>
            <w:lang w:val="en-GB"/>
          </w:rPr>
          <w:t>maintenance</w:t>
        </w:r>
      </w:ins>
      <w:ins w:id="148" w:author="Bryan Sime" w:date="2026-02-12T10:53:00Z" w16du:dateUtc="2026-02-12T09:53:00Z">
        <w:r w:rsidR="003B6015">
          <w:rPr>
            <w:lang w:val="en-GB"/>
          </w:rPr>
          <w:t>) each period is divided in different states.</w:t>
        </w:r>
      </w:ins>
    </w:p>
    <w:p w:rsidR="003B6015" w:rsidRPr="003B6015" w:rsidRDefault="003B6015" w:rsidP="00486F16">
      <w:pPr>
        <w:pStyle w:val="ListParagraph"/>
        <w:numPr>
          <w:ilvl w:val="0"/>
          <w:numId w:val="13"/>
        </w:numPr>
        <w:rPr>
          <w:ins w:id="149" w:author="Bryan Sime" w:date="2026-02-12T11:00:00Z" w16du:dateUtc="2026-02-12T10:00:00Z"/>
          <w:b/>
          <w:bCs/>
          <w:u w:val="single"/>
          <w:lang w:val="en-GB"/>
          <w:rPrChange w:id="150" w:author="Bryan Sime" w:date="2026-02-12T11:00:00Z" w16du:dateUtc="2026-02-12T10:00:00Z">
            <w:rPr>
              <w:ins w:id="151" w:author="Bryan Sime" w:date="2026-02-12T11:00:00Z" w16du:dateUtc="2026-02-12T10:00:00Z"/>
              <w:lang w:val="en-GB"/>
            </w:rPr>
          </w:rPrChange>
        </w:rPr>
      </w:pPr>
      <w:ins w:id="152" w:author="Bryan Sime" w:date="2026-02-12T10:53:00Z" w16du:dateUtc="2026-02-12T09:53:00Z">
        <w:r>
          <w:rPr>
            <w:b/>
            <w:bCs/>
            <w:u w:val="single"/>
            <w:lang w:val="en-GB"/>
          </w:rPr>
          <w:t>Reasoning or cycle o</w:t>
        </w:r>
      </w:ins>
      <w:ins w:id="153" w:author="Bryan Sime" w:date="2026-02-12T10:54:00Z" w16du:dateUtc="2026-02-12T09:54:00Z">
        <w:r>
          <w:rPr>
            <w:b/>
            <w:bCs/>
            <w:u w:val="single"/>
            <w:lang w:val="en-GB"/>
          </w:rPr>
          <w:t>f abstraction:</w:t>
        </w:r>
        <w:r>
          <w:rPr>
            <w:lang w:val="en-GB"/>
          </w:rPr>
          <w:t xml:space="preserve"> MERISE has 4 levels of abstraction; </w:t>
        </w:r>
        <w:r>
          <w:rPr>
            <w:b/>
            <w:bCs/>
            <w:lang w:val="en-GB"/>
          </w:rPr>
          <w:t>The conceptual level, the organizational level, the l</w:t>
        </w:r>
      </w:ins>
      <w:ins w:id="154" w:author="Bryan Sime" w:date="2026-02-12T10:55:00Z" w16du:dateUtc="2026-02-12T09:55:00Z">
        <w:r>
          <w:rPr>
            <w:b/>
            <w:bCs/>
            <w:lang w:val="en-GB"/>
          </w:rPr>
          <w:t>ogical level &amp; physical level</w:t>
        </w:r>
        <w:r>
          <w:rPr>
            <w:lang w:val="en-GB"/>
          </w:rPr>
          <w:t xml:space="preserve">. These levels are suitable for the design of 2 information system: </w:t>
        </w:r>
        <w:r w:rsidRPr="003B6015">
          <w:rPr>
            <w:b/>
            <w:bCs/>
            <w:lang w:val="en-GB"/>
            <w:rPrChange w:id="155" w:author="Bryan Sime" w:date="2026-02-12T10:56:00Z" w16du:dateUtc="2026-02-12T09:56:00Z">
              <w:rPr>
                <w:lang w:val="en-GB"/>
              </w:rPr>
            </w:rPrChange>
          </w:rPr>
          <w:t>The operation IS</w:t>
        </w:r>
      </w:ins>
      <w:ins w:id="156" w:author="Bryan Sime" w:date="2026-02-12T10:56:00Z" w16du:dateUtc="2026-02-12T09:56:00Z">
        <w:r>
          <w:rPr>
            <w:b/>
            <w:bCs/>
            <w:lang w:val="en-GB"/>
          </w:rPr>
          <w:t xml:space="preserve"> &amp; management IS.</w:t>
        </w:r>
        <w:r>
          <w:rPr>
            <w:lang w:val="en-GB"/>
          </w:rPr>
          <w:t xml:space="preserve"> The conc</w:t>
        </w:r>
      </w:ins>
      <w:ins w:id="157" w:author="Bryan Sime" w:date="2026-02-12T11:00:00Z" w16du:dateUtc="2026-02-12T10:00:00Z">
        <w:r>
          <w:rPr>
            <w:lang w:val="en-GB"/>
          </w:rPr>
          <w:t>e</w:t>
        </w:r>
      </w:ins>
      <w:ins w:id="158" w:author="Bryan Sime" w:date="2026-02-12T10:56:00Z" w16du:dateUtc="2026-02-12T09:56:00Z">
        <w:r>
          <w:rPr>
            <w:lang w:val="en-GB"/>
          </w:rPr>
          <w:t>ptual level which defines management choic</w:t>
        </w:r>
      </w:ins>
      <w:ins w:id="159" w:author="Bryan Sime" w:date="2026-02-12T10:57:00Z" w16du:dateUtc="2026-02-12T09:57:00Z">
        <w:r>
          <w:rPr>
            <w:lang w:val="en-GB"/>
          </w:rPr>
          <w:t xml:space="preserve">es in terms of info and activities and the organizational level structure that define the choices for organizing  </w:t>
        </w:r>
      </w:ins>
      <w:ins w:id="160" w:author="Bryan Sime" w:date="2026-02-12T10:58:00Z" w16du:dateUtc="2026-02-12T09:58:00Z">
        <w:r>
          <w:rPr>
            <w:lang w:val="en-GB"/>
          </w:rPr>
          <w:t xml:space="preserve">  human resources and hardware is classified within the organizational IS. </w:t>
        </w:r>
      </w:ins>
      <w:ins w:id="161" w:author="Bryan Sime" w:date="2026-02-12T11:00:00Z" w16du:dateUtc="2026-02-12T10:00:00Z">
        <w:r>
          <w:rPr>
            <w:lang w:val="en-GB"/>
          </w:rPr>
          <w:t>w</w:t>
        </w:r>
      </w:ins>
      <w:ins w:id="162" w:author="Bryan Sime" w:date="2026-02-12T10:58:00Z" w16du:dateUtc="2026-02-12T09:58:00Z">
        <w:r>
          <w:rPr>
            <w:lang w:val="en-GB"/>
          </w:rPr>
          <w:t xml:space="preserve">hile the logical level determines the choices </w:t>
        </w:r>
      </w:ins>
      <w:ins w:id="163" w:author="Bryan Sime" w:date="2026-02-12T10:59:00Z" w16du:dateUtc="2026-02-12T09:59:00Z">
        <w:r>
          <w:rPr>
            <w:lang w:val="en-GB"/>
          </w:rPr>
          <w:t>of IT means and resources and the physical and relate to the technical choices found in the system computerise IS</w:t>
        </w:r>
      </w:ins>
      <w:ins w:id="164" w:author="Bryan Sime" w:date="2026-02-12T11:00:00Z" w16du:dateUtc="2026-02-12T10:00:00Z">
        <w:r>
          <w:rPr>
            <w:lang w:val="en-GB"/>
          </w:rPr>
          <w:t>.</w:t>
        </w:r>
      </w:ins>
    </w:p>
    <w:p w:rsidR="003B6015" w:rsidRDefault="003B6015" w:rsidP="003B6015">
      <w:pPr>
        <w:pStyle w:val="Heading2"/>
        <w:rPr>
          <w:ins w:id="165" w:author="Bryan Sime" w:date="2026-02-12T11:00:00Z" w16du:dateUtc="2026-02-12T10:00:00Z"/>
          <w:lang w:val="en-GB"/>
        </w:rPr>
      </w:pPr>
      <w:ins w:id="166" w:author="Bryan Sime" w:date="2026-02-12T11:00:00Z" w16du:dateUtc="2026-02-12T10:00:00Z">
        <w:r>
          <w:rPr>
            <w:lang w:val="en-GB"/>
          </w:rPr>
          <w:t>Merise models</w:t>
        </w:r>
      </w:ins>
    </w:p>
    <w:p w:rsidR="003B6015" w:rsidRDefault="003B6015" w:rsidP="003B6015">
      <w:pPr>
        <w:rPr>
          <w:ins w:id="167" w:author="Bryan Sime" w:date="2026-02-12T11:03:00Z" w16du:dateUtc="2026-02-12T10:03:00Z"/>
          <w:lang w:val="en-GB"/>
        </w:rPr>
      </w:pPr>
      <w:ins w:id="168" w:author="Bryan Sime" w:date="2026-02-12T11:00:00Z" w16du:dateUtc="2026-02-12T10:00:00Z">
        <w:r>
          <w:rPr>
            <w:lang w:val="en-GB"/>
          </w:rPr>
          <w:t xml:space="preserve">At each level of abstraction, </w:t>
        </w:r>
      </w:ins>
      <w:ins w:id="169" w:author="Bryan Sime" w:date="2026-02-12T11:01:00Z" w16du:dateUtc="2026-02-12T10:01:00Z">
        <w:r>
          <w:rPr>
            <w:lang w:val="en-GB"/>
          </w:rPr>
          <w:t xml:space="preserve"> and for each aspect (communication, data, treatment) the IS is represented by a model, every model is </w:t>
        </w:r>
      </w:ins>
      <w:ins w:id="170" w:author="Bryan Sime" w:date="2026-02-12T11:02:00Z" w16du:dateUtc="2026-02-12T10:02:00Z">
        <w:r>
          <w:rPr>
            <w:lang w:val="en-GB"/>
          </w:rPr>
          <w:t>expressed in a formalism using adapted concept as presented in the following table</w:t>
        </w:r>
      </w:ins>
      <w:ins w:id="171" w:author="Bryan Sime" w:date="2026-02-12T11:03:00Z" w16du:dateUtc="2026-02-12T10:03:00Z">
        <w:r>
          <w:rPr>
            <w:lang w:val="en-GB"/>
          </w:rPr>
          <w:t>.</w:t>
        </w:r>
      </w:ins>
    </w:p>
    <w:tbl>
      <w:tblPr>
        <w:tblStyle w:val="TableGrid"/>
        <w:tblW w:w="0" w:type="auto"/>
        <w:tblLook w:val="04A0" w:firstRow="1" w:lastRow="0" w:firstColumn="1" w:lastColumn="0" w:noHBand="0" w:noVBand="1"/>
      </w:tblPr>
      <w:tblGrid>
        <w:gridCol w:w="2254"/>
        <w:gridCol w:w="2254"/>
        <w:gridCol w:w="2254"/>
        <w:gridCol w:w="2254"/>
      </w:tblGrid>
      <w:tr w:rsidR="001301BA" w:rsidTr="001301BA">
        <w:trPr>
          <w:ins w:id="172" w:author="Bryan Sime" w:date="2026-02-12T11:05:00Z"/>
        </w:trPr>
        <w:tc>
          <w:tcPr>
            <w:tcW w:w="2254" w:type="dxa"/>
          </w:tcPr>
          <w:p w:rsidR="001301BA" w:rsidRDefault="001301BA" w:rsidP="003B6015">
            <w:pPr>
              <w:rPr>
                <w:ins w:id="173" w:author="Bryan Sime" w:date="2026-02-12T11:05:00Z" w16du:dateUtc="2026-02-12T10:05:00Z"/>
                <w:lang w:val="en-GB"/>
              </w:rPr>
            </w:pPr>
            <w:ins w:id="174" w:author="Bryan Sime" w:date="2026-02-12T11:05:00Z" w16du:dateUtc="2026-02-12T10:05:00Z">
              <w:r>
                <w:rPr>
                  <w:lang w:val="en-GB"/>
                </w:rPr>
                <w:t>Abstraction preoccupation</w:t>
              </w:r>
            </w:ins>
          </w:p>
        </w:tc>
        <w:tc>
          <w:tcPr>
            <w:tcW w:w="2254" w:type="dxa"/>
          </w:tcPr>
          <w:p w:rsidR="001301BA" w:rsidRDefault="001301BA" w:rsidP="003B6015">
            <w:pPr>
              <w:rPr>
                <w:ins w:id="175" w:author="Bryan Sime" w:date="2026-02-12T11:05:00Z" w16du:dateUtc="2026-02-12T10:05:00Z"/>
                <w:lang w:val="en-GB"/>
              </w:rPr>
            </w:pPr>
            <w:ins w:id="176" w:author="Bryan Sime" w:date="2026-02-12T11:05:00Z" w16du:dateUtc="2026-02-12T10:05:00Z">
              <w:r>
                <w:rPr>
                  <w:lang w:val="en-GB"/>
                </w:rPr>
                <w:t>Communication</w:t>
              </w:r>
            </w:ins>
          </w:p>
        </w:tc>
        <w:tc>
          <w:tcPr>
            <w:tcW w:w="2254" w:type="dxa"/>
          </w:tcPr>
          <w:p w:rsidR="001301BA" w:rsidRDefault="001301BA" w:rsidP="003B6015">
            <w:pPr>
              <w:rPr>
                <w:ins w:id="177" w:author="Bryan Sime" w:date="2026-02-12T11:05:00Z" w16du:dateUtc="2026-02-12T10:05:00Z"/>
                <w:lang w:val="en-GB"/>
              </w:rPr>
            </w:pPr>
            <w:ins w:id="178" w:author="Bryan Sime" w:date="2026-02-12T11:05:00Z" w16du:dateUtc="2026-02-12T10:05:00Z">
              <w:r>
                <w:rPr>
                  <w:lang w:val="en-GB"/>
                </w:rPr>
                <w:t>Data</w:t>
              </w:r>
            </w:ins>
          </w:p>
        </w:tc>
        <w:tc>
          <w:tcPr>
            <w:tcW w:w="2254" w:type="dxa"/>
          </w:tcPr>
          <w:p w:rsidR="001301BA" w:rsidRDefault="001301BA" w:rsidP="003B6015">
            <w:pPr>
              <w:rPr>
                <w:ins w:id="179" w:author="Bryan Sime" w:date="2026-02-12T11:05:00Z" w16du:dateUtc="2026-02-12T10:05:00Z"/>
                <w:lang w:val="en-GB"/>
              </w:rPr>
            </w:pPr>
            <w:ins w:id="180" w:author="Bryan Sime" w:date="2026-02-12T11:05:00Z" w16du:dateUtc="2026-02-12T10:05:00Z">
              <w:r>
                <w:rPr>
                  <w:lang w:val="en-GB"/>
                </w:rPr>
                <w:t>Treatment</w:t>
              </w:r>
            </w:ins>
            <w:ins w:id="181" w:author="Bryan Sime" w:date="2026-02-12T11:15:00Z" w16du:dateUtc="2026-02-12T10:15:00Z">
              <w:r w:rsidR="008C4F85">
                <w:rPr>
                  <w:lang w:val="en-GB"/>
                </w:rPr>
                <w:t>s</w:t>
              </w:r>
            </w:ins>
          </w:p>
        </w:tc>
      </w:tr>
      <w:tr w:rsidR="001301BA" w:rsidTr="001301BA">
        <w:trPr>
          <w:ins w:id="182" w:author="Bryan Sime" w:date="2026-02-12T11:05:00Z"/>
        </w:trPr>
        <w:tc>
          <w:tcPr>
            <w:tcW w:w="2254" w:type="dxa"/>
          </w:tcPr>
          <w:p w:rsidR="001301BA" w:rsidRDefault="001301BA" w:rsidP="003B6015">
            <w:pPr>
              <w:rPr>
                <w:ins w:id="183" w:author="Bryan Sime" w:date="2026-02-12T11:05:00Z" w16du:dateUtc="2026-02-12T10:05:00Z"/>
                <w:lang w:val="en-GB"/>
              </w:rPr>
            </w:pPr>
            <w:ins w:id="184" w:author="Bryan Sime" w:date="2026-02-12T11:05:00Z" w16du:dateUtc="2026-02-12T10:05:00Z">
              <w:r>
                <w:rPr>
                  <w:lang w:val="en-GB"/>
                </w:rPr>
                <w:t>Conceptual</w:t>
              </w:r>
            </w:ins>
          </w:p>
        </w:tc>
        <w:tc>
          <w:tcPr>
            <w:tcW w:w="2254" w:type="dxa"/>
          </w:tcPr>
          <w:p w:rsidR="001301BA" w:rsidRDefault="001301BA" w:rsidP="003B6015">
            <w:pPr>
              <w:rPr>
                <w:ins w:id="185" w:author="Bryan Sime" w:date="2026-02-12T11:05:00Z" w16du:dateUtc="2026-02-12T10:05:00Z"/>
                <w:lang w:val="en-GB"/>
              </w:rPr>
            </w:pPr>
            <w:ins w:id="186" w:author="Bryan Sime" w:date="2026-02-12T11:06:00Z" w16du:dateUtc="2026-02-12T10:06:00Z">
              <w:r>
                <w:rPr>
                  <w:lang w:val="en-GB"/>
                </w:rPr>
                <w:t>CM/CFM</w:t>
              </w:r>
            </w:ins>
          </w:p>
        </w:tc>
        <w:tc>
          <w:tcPr>
            <w:tcW w:w="2254" w:type="dxa"/>
          </w:tcPr>
          <w:p w:rsidR="001301BA" w:rsidRDefault="001301BA" w:rsidP="003B6015">
            <w:pPr>
              <w:rPr>
                <w:ins w:id="187" w:author="Bryan Sime" w:date="2026-02-12T11:05:00Z" w16du:dateUtc="2026-02-12T10:05:00Z"/>
                <w:lang w:val="en-GB"/>
              </w:rPr>
            </w:pPr>
            <w:ins w:id="188" w:author="Bryan Sime" w:date="2026-02-12T11:06:00Z" w16du:dateUtc="2026-02-12T10:06:00Z">
              <w:r>
                <w:rPr>
                  <w:lang w:val="en-GB"/>
                </w:rPr>
                <w:t>CDM</w:t>
              </w:r>
            </w:ins>
          </w:p>
        </w:tc>
        <w:tc>
          <w:tcPr>
            <w:tcW w:w="2254" w:type="dxa"/>
          </w:tcPr>
          <w:p w:rsidR="001301BA" w:rsidRDefault="001301BA" w:rsidP="003B6015">
            <w:pPr>
              <w:rPr>
                <w:ins w:id="189" w:author="Bryan Sime" w:date="2026-02-12T11:05:00Z" w16du:dateUtc="2026-02-12T10:05:00Z"/>
                <w:lang w:val="en-GB"/>
              </w:rPr>
            </w:pPr>
            <w:ins w:id="190" w:author="Bryan Sime" w:date="2026-02-12T11:07:00Z" w16du:dateUtc="2026-02-12T10:07:00Z">
              <w:r>
                <w:rPr>
                  <w:lang w:val="en-GB"/>
                </w:rPr>
                <w:t>CTM/MCTA</w:t>
              </w:r>
            </w:ins>
          </w:p>
        </w:tc>
      </w:tr>
      <w:tr w:rsidR="001301BA" w:rsidTr="001301BA">
        <w:trPr>
          <w:ins w:id="191" w:author="Bryan Sime" w:date="2026-02-12T11:05:00Z"/>
        </w:trPr>
        <w:tc>
          <w:tcPr>
            <w:tcW w:w="2254" w:type="dxa"/>
          </w:tcPr>
          <w:p w:rsidR="001301BA" w:rsidRDefault="001301BA" w:rsidP="003B6015">
            <w:pPr>
              <w:rPr>
                <w:ins w:id="192" w:author="Bryan Sime" w:date="2026-02-12T11:05:00Z" w16du:dateUtc="2026-02-12T10:05:00Z"/>
                <w:lang w:val="en-GB"/>
              </w:rPr>
            </w:pPr>
            <w:ins w:id="193" w:author="Bryan Sime" w:date="2026-02-12T11:05:00Z" w16du:dateUtc="2026-02-12T10:05:00Z">
              <w:r>
                <w:rPr>
                  <w:lang w:val="en-GB"/>
                </w:rPr>
                <w:t>Organizational</w:t>
              </w:r>
            </w:ins>
          </w:p>
        </w:tc>
        <w:tc>
          <w:tcPr>
            <w:tcW w:w="2254" w:type="dxa"/>
          </w:tcPr>
          <w:p w:rsidR="001301BA" w:rsidRDefault="001301BA" w:rsidP="003B6015">
            <w:pPr>
              <w:rPr>
                <w:ins w:id="194" w:author="Bryan Sime" w:date="2026-02-12T11:05:00Z" w16du:dateUtc="2026-02-12T10:05:00Z"/>
                <w:lang w:val="en-GB"/>
              </w:rPr>
            </w:pPr>
          </w:p>
        </w:tc>
        <w:tc>
          <w:tcPr>
            <w:tcW w:w="2254" w:type="dxa"/>
          </w:tcPr>
          <w:p w:rsidR="001301BA" w:rsidRDefault="001301BA" w:rsidP="003B6015">
            <w:pPr>
              <w:rPr>
                <w:ins w:id="195" w:author="Bryan Sime" w:date="2026-02-12T11:05:00Z" w16du:dateUtc="2026-02-12T10:05:00Z"/>
                <w:lang w:val="en-GB"/>
              </w:rPr>
            </w:pPr>
            <w:ins w:id="196" w:author="Bryan Sime" w:date="2026-02-12T11:08:00Z" w16du:dateUtc="2026-02-12T10:08:00Z">
              <w:r>
                <w:rPr>
                  <w:lang w:val="en-GB"/>
                </w:rPr>
                <w:t>ODM</w:t>
              </w:r>
            </w:ins>
          </w:p>
        </w:tc>
        <w:tc>
          <w:tcPr>
            <w:tcW w:w="2254" w:type="dxa"/>
          </w:tcPr>
          <w:p w:rsidR="001301BA" w:rsidRDefault="001301BA" w:rsidP="003B6015">
            <w:pPr>
              <w:rPr>
                <w:ins w:id="197" w:author="Bryan Sime" w:date="2026-02-12T11:05:00Z" w16du:dateUtc="2026-02-12T10:05:00Z"/>
                <w:lang w:val="en-GB"/>
              </w:rPr>
            </w:pPr>
            <w:ins w:id="198" w:author="Bryan Sime" w:date="2026-02-12T11:08:00Z" w16du:dateUtc="2026-02-12T10:08:00Z">
              <w:r>
                <w:rPr>
                  <w:lang w:val="en-GB"/>
                </w:rPr>
                <w:t>OMT</w:t>
              </w:r>
            </w:ins>
          </w:p>
        </w:tc>
      </w:tr>
      <w:tr w:rsidR="001301BA" w:rsidTr="001301BA">
        <w:trPr>
          <w:ins w:id="199" w:author="Bryan Sime" w:date="2026-02-12T11:05:00Z"/>
        </w:trPr>
        <w:tc>
          <w:tcPr>
            <w:tcW w:w="2254" w:type="dxa"/>
          </w:tcPr>
          <w:p w:rsidR="001301BA" w:rsidRDefault="001301BA" w:rsidP="003B6015">
            <w:pPr>
              <w:rPr>
                <w:ins w:id="200" w:author="Bryan Sime" w:date="2026-02-12T11:05:00Z" w16du:dateUtc="2026-02-12T10:05:00Z"/>
                <w:lang w:val="en-GB"/>
              </w:rPr>
            </w:pPr>
            <w:ins w:id="201" w:author="Bryan Sime" w:date="2026-02-12T11:06:00Z" w16du:dateUtc="2026-02-12T10:06:00Z">
              <w:r>
                <w:rPr>
                  <w:lang w:val="en-GB"/>
                </w:rPr>
                <w:t>Logical</w:t>
              </w:r>
            </w:ins>
          </w:p>
        </w:tc>
        <w:tc>
          <w:tcPr>
            <w:tcW w:w="2254" w:type="dxa"/>
          </w:tcPr>
          <w:p w:rsidR="001301BA" w:rsidRDefault="001301BA" w:rsidP="003B6015">
            <w:pPr>
              <w:rPr>
                <w:ins w:id="202" w:author="Bryan Sime" w:date="2026-02-12T11:05:00Z" w16du:dateUtc="2026-02-12T10:05:00Z"/>
                <w:lang w:val="en-GB"/>
              </w:rPr>
            </w:pPr>
          </w:p>
        </w:tc>
        <w:tc>
          <w:tcPr>
            <w:tcW w:w="2254" w:type="dxa"/>
          </w:tcPr>
          <w:p w:rsidR="001301BA" w:rsidRDefault="001301BA" w:rsidP="003B6015">
            <w:pPr>
              <w:rPr>
                <w:ins w:id="203" w:author="Bryan Sime" w:date="2026-02-12T11:05:00Z" w16du:dateUtc="2026-02-12T10:05:00Z"/>
                <w:lang w:val="en-GB"/>
              </w:rPr>
            </w:pPr>
            <w:ins w:id="204" w:author="Bryan Sime" w:date="2026-02-12T11:09:00Z" w16du:dateUtc="2026-02-12T10:09:00Z">
              <w:r>
                <w:rPr>
                  <w:lang w:val="en-GB"/>
                </w:rPr>
                <w:t>LDM</w:t>
              </w:r>
            </w:ins>
          </w:p>
        </w:tc>
        <w:tc>
          <w:tcPr>
            <w:tcW w:w="2254" w:type="dxa"/>
          </w:tcPr>
          <w:p w:rsidR="001301BA" w:rsidRDefault="001301BA" w:rsidP="003B6015">
            <w:pPr>
              <w:rPr>
                <w:ins w:id="205" w:author="Bryan Sime" w:date="2026-02-12T11:05:00Z" w16du:dateUtc="2026-02-12T10:05:00Z"/>
                <w:lang w:val="en-GB"/>
              </w:rPr>
            </w:pPr>
            <w:ins w:id="206" w:author="Bryan Sime" w:date="2026-02-12T11:08:00Z" w16du:dateUtc="2026-02-12T10:08:00Z">
              <w:r>
                <w:rPr>
                  <w:lang w:val="en-GB"/>
                </w:rPr>
                <w:t>TLM</w:t>
              </w:r>
            </w:ins>
          </w:p>
        </w:tc>
      </w:tr>
      <w:tr w:rsidR="001301BA" w:rsidTr="001301BA">
        <w:trPr>
          <w:ins w:id="207" w:author="Bryan Sime" w:date="2026-02-12T11:05:00Z"/>
        </w:trPr>
        <w:tc>
          <w:tcPr>
            <w:tcW w:w="2254" w:type="dxa"/>
          </w:tcPr>
          <w:p w:rsidR="001301BA" w:rsidRDefault="001301BA" w:rsidP="003B6015">
            <w:pPr>
              <w:rPr>
                <w:ins w:id="208" w:author="Bryan Sime" w:date="2026-02-12T11:05:00Z" w16du:dateUtc="2026-02-12T10:05:00Z"/>
                <w:lang w:val="en-GB"/>
              </w:rPr>
            </w:pPr>
            <w:ins w:id="209" w:author="Bryan Sime" w:date="2026-02-12T11:06:00Z" w16du:dateUtc="2026-02-12T10:06:00Z">
              <w:r>
                <w:rPr>
                  <w:lang w:val="en-GB"/>
                </w:rPr>
                <w:t>Physical</w:t>
              </w:r>
            </w:ins>
          </w:p>
        </w:tc>
        <w:tc>
          <w:tcPr>
            <w:tcW w:w="2254" w:type="dxa"/>
          </w:tcPr>
          <w:p w:rsidR="001301BA" w:rsidRDefault="001301BA" w:rsidP="003B6015">
            <w:pPr>
              <w:rPr>
                <w:ins w:id="210" w:author="Bryan Sime" w:date="2026-02-12T11:05:00Z" w16du:dateUtc="2026-02-12T10:05:00Z"/>
                <w:lang w:val="en-GB"/>
              </w:rPr>
            </w:pPr>
            <w:ins w:id="211" w:author="Bryan Sime" w:date="2026-02-12T11:09:00Z" w16du:dateUtc="2026-02-12T10:09:00Z">
              <w:r>
                <w:rPr>
                  <w:lang w:val="en-GB"/>
                </w:rPr>
                <w:t>CPM</w:t>
              </w:r>
            </w:ins>
          </w:p>
        </w:tc>
        <w:tc>
          <w:tcPr>
            <w:tcW w:w="2254" w:type="dxa"/>
          </w:tcPr>
          <w:p w:rsidR="001301BA" w:rsidRDefault="001301BA" w:rsidP="003B6015">
            <w:pPr>
              <w:rPr>
                <w:ins w:id="212" w:author="Bryan Sime" w:date="2026-02-12T11:05:00Z" w16du:dateUtc="2026-02-12T10:05:00Z"/>
                <w:lang w:val="en-GB"/>
              </w:rPr>
            </w:pPr>
            <w:ins w:id="213" w:author="Bryan Sime" w:date="2026-02-12T11:08:00Z" w16du:dateUtc="2026-02-12T10:08:00Z">
              <w:r>
                <w:rPr>
                  <w:lang w:val="en-GB"/>
                </w:rPr>
                <w:t>PDM</w:t>
              </w:r>
            </w:ins>
          </w:p>
        </w:tc>
        <w:tc>
          <w:tcPr>
            <w:tcW w:w="2254" w:type="dxa"/>
          </w:tcPr>
          <w:p w:rsidR="001301BA" w:rsidRDefault="001301BA" w:rsidP="003B6015">
            <w:pPr>
              <w:rPr>
                <w:ins w:id="214" w:author="Bryan Sime" w:date="2026-02-12T11:05:00Z" w16du:dateUtc="2026-02-12T10:05:00Z"/>
                <w:lang w:val="en-GB"/>
              </w:rPr>
            </w:pPr>
            <w:ins w:id="215" w:author="Bryan Sime" w:date="2026-02-12T11:07:00Z" w16du:dateUtc="2026-02-12T10:07:00Z">
              <w:r>
                <w:rPr>
                  <w:lang w:val="en-GB"/>
                </w:rPr>
                <w:t>PTM</w:t>
              </w:r>
            </w:ins>
          </w:p>
        </w:tc>
      </w:tr>
    </w:tbl>
    <w:p w:rsidR="003B6015" w:rsidRDefault="003B6015" w:rsidP="003B6015">
      <w:pPr>
        <w:rPr>
          <w:ins w:id="216" w:author="Bryan Sime" w:date="2026-02-12T11:09:00Z" w16du:dateUtc="2026-02-12T10:09:00Z"/>
          <w:lang w:val="en-GB"/>
        </w:rPr>
      </w:pPr>
    </w:p>
    <w:p w:rsidR="001301BA" w:rsidRPr="001301BA" w:rsidRDefault="001301BA" w:rsidP="001301BA">
      <w:pPr>
        <w:pStyle w:val="ListParagraph"/>
        <w:numPr>
          <w:ilvl w:val="0"/>
          <w:numId w:val="13"/>
        </w:numPr>
        <w:rPr>
          <w:ins w:id="217" w:author="Bryan Sime" w:date="2026-02-12T11:13:00Z" w16du:dateUtc="2026-02-12T10:13:00Z"/>
          <w:b/>
          <w:bCs/>
          <w:u w:val="single"/>
          <w:lang w:val="en-GB"/>
          <w:rPrChange w:id="218" w:author="Bryan Sime" w:date="2026-02-12T11:13:00Z" w16du:dateUtc="2026-02-12T10:13:00Z">
            <w:rPr>
              <w:ins w:id="219" w:author="Bryan Sime" w:date="2026-02-12T11:13:00Z" w16du:dateUtc="2026-02-12T10:13:00Z"/>
              <w:lang w:val="en-GB"/>
            </w:rPr>
          </w:rPrChange>
        </w:rPr>
      </w:pPr>
      <w:ins w:id="220" w:author="Bryan Sime" w:date="2026-02-12T11:10:00Z" w16du:dateUtc="2026-02-12T10:10:00Z">
        <w:r w:rsidRPr="001301BA">
          <w:rPr>
            <w:b/>
            <w:bCs/>
            <w:u w:val="single"/>
            <w:lang w:val="en-GB"/>
            <w:rPrChange w:id="221" w:author="Bryan Sime" w:date="2026-02-12T11:10:00Z" w16du:dateUtc="2026-02-12T10:10:00Z">
              <w:rPr>
                <w:lang w:val="en-GB"/>
              </w:rPr>
            </w:rPrChange>
          </w:rPr>
          <w:lastRenderedPageBreak/>
          <w:t>The mastery of decision cycle</w:t>
        </w:r>
        <w:r>
          <w:rPr>
            <w:b/>
            <w:bCs/>
            <w:u w:val="single"/>
            <w:lang w:val="en-GB"/>
          </w:rPr>
          <w:t>:</w:t>
        </w:r>
        <w:r>
          <w:rPr>
            <w:lang w:val="en-GB"/>
          </w:rPr>
          <w:t xml:space="preserve"> in practice, the decision cycle is </w:t>
        </w:r>
      </w:ins>
      <w:ins w:id="222" w:author="Bryan Sime" w:date="2026-02-12T11:11:00Z" w16du:dateUtc="2026-02-12T10:11:00Z">
        <w:r>
          <w:rPr>
            <w:lang w:val="en-GB"/>
          </w:rPr>
          <w:t>integrated in the life cycle, this result in typical outcomes at the end of each stage and expected decisions, in</w:t>
        </w:r>
      </w:ins>
      <w:ins w:id="223" w:author="Bryan Sime" w:date="2026-02-12T11:12:00Z" w16du:dateUtc="2026-02-12T10:12:00Z">
        <w:r>
          <w:rPr>
            <w:lang w:val="en-GB"/>
          </w:rPr>
          <w:t xml:space="preserve"> light of the short coming observe in it use, extensions where therefore adde</w:t>
        </w:r>
      </w:ins>
      <w:ins w:id="224" w:author="Bryan Sime" w:date="2026-02-12T11:13:00Z" w16du:dateUtc="2026-02-12T10:13:00Z">
        <w:r>
          <w:rPr>
            <w:lang w:val="en-GB"/>
          </w:rPr>
          <w:t xml:space="preserve">d to MERISE 1 forming the MERISE 2 method. </w:t>
        </w:r>
      </w:ins>
    </w:p>
    <w:p w:rsidR="0081692C" w:rsidRDefault="001301BA" w:rsidP="00451295">
      <w:pPr>
        <w:pStyle w:val="ListParagraph"/>
        <w:rPr>
          <w:ins w:id="225" w:author="Bryan Sime" w:date="2026-02-13T08:16:00Z" w16du:dateUtc="2026-02-13T07:16:00Z"/>
          <w:lang w:val="en-GB"/>
        </w:rPr>
      </w:pPr>
      <w:ins w:id="226" w:author="Bryan Sime" w:date="2026-02-12T11:13:00Z" w16du:dateUtc="2026-02-12T10:13:00Z">
        <w:r>
          <w:rPr>
            <w:b/>
            <w:bCs/>
            <w:u w:val="single"/>
            <w:lang w:val="en-GB"/>
          </w:rPr>
          <w:t>ASS:</w:t>
        </w:r>
        <w:r>
          <w:rPr>
            <w:lang w:val="en-GB"/>
          </w:rPr>
          <w:t xml:space="preserve"> </w:t>
        </w:r>
        <w:r w:rsidR="008C4F85">
          <w:rPr>
            <w:lang w:val="en-GB"/>
          </w:rPr>
          <w:t xml:space="preserve">What is the difference between </w:t>
        </w:r>
      </w:ins>
      <w:ins w:id="227" w:author="Bryan Sime" w:date="2026-02-12T11:14:00Z" w16du:dateUtc="2026-02-12T10:14:00Z">
        <w:r w:rsidR="008C4F85">
          <w:rPr>
            <w:lang w:val="en-GB"/>
          </w:rPr>
          <w:t>MERISE 1 and MERISE 2, what is the use of the MERISE 2 method</w:t>
        </w:r>
      </w:ins>
    </w:p>
    <w:p w:rsidR="00451295" w:rsidRPr="00451295" w:rsidRDefault="00451295">
      <w:pPr>
        <w:pStyle w:val="ListParagraph"/>
        <w:rPr>
          <w:ins w:id="228" w:author="Bryan Sime" w:date="2026-02-13T07:45:00Z" w16du:dateUtc="2026-02-13T06:45:00Z"/>
          <w:lang w:val="en-GB"/>
          <w:rPrChange w:id="229" w:author="Bryan Sime" w:date="2026-02-13T08:15:00Z" w16du:dateUtc="2026-02-13T07:15:00Z">
            <w:rPr>
              <w:ins w:id="230" w:author="Bryan Sime" w:date="2026-02-13T07:45:00Z" w16du:dateUtc="2026-02-13T06:45:00Z"/>
              <w:rFonts w:ascii="Times New Roman" w:hAnsi="Times New Roman" w:cs="Times New Roman"/>
              <w:b/>
              <w:bCs/>
              <w:u w:val="single"/>
              <w:lang w:val="en-GB"/>
            </w:rPr>
          </w:rPrChange>
        </w:rPr>
        <w:pPrChange w:id="231" w:author="Bryan Sime" w:date="2026-02-13T08:15:00Z" w16du:dateUtc="2026-02-13T07:15:00Z">
          <w:pPr>
            <w:tabs>
              <w:tab w:val="left" w:pos="2605"/>
            </w:tabs>
          </w:pPr>
        </w:pPrChange>
      </w:pPr>
    </w:p>
    <w:p w:rsidR="00451295" w:rsidRPr="00451295" w:rsidRDefault="0081692C" w:rsidP="0081692C">
      <w:pPr>
        <w:pStyle w:val="ListParagraph"/>
        <w:numPr>
          <w:ilvl w:val="0"/>
          <w:numId w:val="14"/>
        </w:numPr>
        <w:tabs>
          <w:tab w:val="left" w:pos="2605"/>
        </w:tabs>
        <w:spacing w:line="259" w:lineRule="auto"/>
        <w:rPr>
          <w:ins w:id="232" w:author="Bryan Sime" w:date="2026-02-13T08:21:00Z" w16du:dateUtc="2026-02-13T07:21:00Z"/>
          <w:rFonts w:cstheme="minorHAnsi"/>
          <w:b/>
          <w:bCs/>
          <w:u w:val="single"/>
          <w:lang w:val="en-GB"/>
          <w:rPrChange w:id="233" w:author="Bryan Sime" w:date="2026-02-13T08:21:00Z" w16du:dateUtc="2026-02-13T07:21:00Z">
            <w:rPr>
              <w:ins w:id="234" w:author="Bryan Sime" w:date="2026-02-13T08:21:00Z" w16du:dateUtc="2026-02-13T07:21:00Z"/>
              <w:rFonts w:cstheme="minorHAnsi"/>
              <w:lang w:val="en-GB"/>
            </w:rPr>
          </w:rPrChange>
        </w:rPr>
      </w:pPr>
      <w:ins w:id="235" w:author="Bryan Sime" w:date="2026-02-13T07:45:00Z" w16du:dateUtc="2026-02-13T06:45:00Z">
        <w:r w:rsidRPr="00451295">
          <w:rPr>
            <w:rStyle w:val="Heading3Char"/>
            <w:rFonts w:cstheme="minorHAnsi"/>
            <w:rPrChange w:id="236" w:author="Bryan Sime" w:date="2026-02-13T08:15:00Z" w16du:dateUtc="2026-02-13T07:15:00Z">
              <w:rPr>
                <w:rFonts w:ascii="Times New Roman" w:hAnsi="Times New Roman" w:cs="Times New Roman"/>
                <w:b/>
                <w:bCs/>
                <w:lang w:val="en-GB"/>
              </w:rPr>
            </w:rPrChange>
          </w:rPr>
          <w:t>M</w:t>
        </w:r>
      </w:ins>
      <w:ins w:id="237" w:author="Bryan Sime" w:date="2026-02-13T08:12:00Z" w16du:dateUtc="2026-02-13T07:12:00Z">
        <w:r w:rsidR="00451295" w:rsidRPr="00451295">
          <w:rPr>
            <w:rStyle w:val="Heading3Char"/>
            <w:rFonts w:cstheme="minorHAnsi"/>
            <w:lang w:val="en-GB"/>
          </w:rPr>
          <w:t>ERISE</w:t>
        </w:r>
      </w:ins>
      <w:ins w:id="238" w:author="Bryan Sime" w:date="2026-02-13T07:45:00Z" w16du:dateUtc="2026-02-13T06:45:00Z">
        <w:r w:rsidRPr="00451295">
          <w:rPr>
            <w:rStyle w:val="Heading3Char"/>
            <w:rFonts w:cstheme="minorHAnsi"/>
            <w:rPrChange w:id="239" w:author="Bryan Sime" w:date="2026-02-13T08:15:00Z" w16du:dateUtc="2026-02-13T07:15:00Z">
              <w:rPr>
                <w:rFonts w:ascii="Times New Roman" w:hAnsi="Times New Roman" w:cs="Times New Roman"/>
                <w:b/>
                <w:bCs/>
                <w:lang w:val="en-GB"/>
              </w:rPr>
            </w:rPrChange>
          </w:rPr>
          <w:t>1</w:t>
        </w:r>
      </w:ins>
      <w:ins w:id="240" w:author="Bryan Sime" w:date="2026-02-13T07:48:00Z" w16du:dateUtc="2026-02-13T06:48:00Z">
        <w:r w:rsidRPr="00451295">
          <w:rPr>
            <w:rStyle w:val="Heading3Char"/>
            <w:rFonts w:cstheme="minorHAnsi"/>
            <w:lang w:val="en-GB"/>
          </w:rPr>
          <w:t>:</w:t>
        </w:r>
      </w:ins>
      <w:ins w:id="241" w:author="Bryan Sime" w:date="2026-02-13T07:45:00Z" w16du:dateUtc="2026-02-13T06:45:00Z">
        <w:r w:rsidRPr="00451295">
          <w:rPr>
            <w:rFonts w:cstheme="minorHAnsi"/>
            <w:lang w:val="en-GB"/>
            <w:rPrChange w:id="242" w:author="Bryan Sime" w:date="2026-02-13T08:15:00Z" w16du:dateUtc="2026-02-13T07:15:00Z">
              <w:rPr>
                <w:rFonts w:ascii="Times New Roman" w:hAnsi="Times New Roman" w:cs="Times New Roman"/>
                <w:lang w:val="en-GB"/>
              </w:rPr>
            </w:rPrChange>
          </w:rPr>
          <w:t xml:space="preserve"> was developed in </w:t>
        </w:r>
        <w:r w:rsidRPr="00451295">
          <w:rPr>
            <w:rFonts w:cstheme="minorHAnsi"/>
            <w:lang w:val="en-GB"/>
            <w:rPrChange w:id="243" w:author="Bryan Sime" w:date="2026-02-13T08:20:00Z" w16du:dateUtc="2026-02-13T07:20:00Z">
              <w:rPr>
                <w:rFonts w:ascii="Times New Roman" w:hAnsi="Times New Roman" w:cs="Times New Roman"/>
                <w:b/>
                <w:bCs/>
                <w:lang w:val="en-GB"/>
              </w:rPr>
            </w:rPrChange>
          </w:rPr>
          <w:t>1970s</w:t>
        </w:r>
        <w:r w:rsidRPr="00451295">
          <w:rPr>
            <w:rFonts w:cstheme="minorHAnsi"/>
            <w:b/>
            <w:bCs/>
            <w:lang w:val="en-GB"/>
            <w:rPrChange w:id="244" w:author="Bryan Sime" w:date="2026-02-13T08:15:00Z" w16du:dateUtc="2026-02-13T07:15:00Z">
              <w:rPr>
                <w:rFonts w:ascii="Times New Roman" w:hAnsi="Times New Roman" w:cs="Times New Roman"/>
                <w:b/>
                <w:bCs/>
                <w:lang w:val="en-GB"/>
              </w:rPr>
            </w:rPrChange>
          </w:rPr>
          <w:t xml:space="preserve"> </w:t>
        </w:r>
        <w:r w:rsidRPr="00451295">
          <w:rPr>
            <w:rFonts w:cstheme="minorHAnsi"/>
            <w:lang w:val="en-GB"/>
            <w:rPrChange w:id="245" w:author="Bryan Sime" w:date="2026-02-13T08:15:00Z" w16du:dateUtc="2026-02-13T07:15:00Z">
              <w:rPr>
                <w:rFonts w:ascii="Times New Roman" w:hAnsi="Times New Roman" w:cs="Times New Roman"/>
                <w:lang w:val="en-GB"/>
              </w:rPr>
            </w:rPrChange>
          </w:rPr>
          <w:t>and it focuses on the data modelling, structured analysis and centralised information systems.</w:t>
        </w:r>
      </w:ins>
    </w:p>
    <w:p w:rsidR="0081692C" w:rsidRPr="00451295" w:rsidRDefault="0081692C">
      <w:pPr>
        <w:pStyle w:val="ListParagraph"/>
        <w:numPr>
          <w:ilvl w:val="1"/>
          <w:numId w:val="14"/>
        </w:numPr>
        <w:tabs>
          <w:tab w:val="left" w:pos="2605"/>
        </w:tabs>
        <w:spacing w:line="259" w:lineRule="auto"/>
        <w:rPr>
          <w:ins w:id="246" w:author="Bryan Sime" w:date="2026-02-13T07:45:00Z" w16du:dateUtc="2026-02-13T06:45:00Z"/>
          <w:rFonts w:cstheme="minorHAnsi"/>
          <w:b/>
          <w:bCs/>
          <w:u w:val="single"/>
          <w:lang w:val="en-GB"/>
          <w:rPrChange w:id="247" w:author="Bryan Sime" w:date="2026-02-13T08:15:00Z" w16du:dateUtc="2026-02-13T07:15:00Z">
            <w:rPr>
              <w:ins w:id="248" w:author="Bryan Sime" w:date="2026-02-13T07:45:00Z" w16du:dateUtc="2026-02-13T06:45:00Z"/>
              <w:rFonts w:ascii="Times New Roman" w:hAnsi="Times New Roman" w:cs="Times New Roman"/>
              <w:lang w:val="en-GB"/>
            </w:rPr>
          </w:rPrChange>
        </w:rPr>
        <w:pPrChange w:id="249" w:author="Bryan Sime" w:date="2026-02-13T08:21:00Z" w16du:dateUtc="2026-02-13T07:21:00Z">
          <w:pPr>
            <w:pStyle w:val="ListParagraph"/>
            <w:numPr>
              <w:numId w:val="14"/>
            </w:numPr>
            <w:tabs>
              <w:tab w:val="left" w:pos="2605"/>
            </w:tabs>
            <w:spacing w:line="259" w:lineRule="auto"/>
            <w:ind w:hanging="360"/>
          </w:pPr>
        </w:pPrChange>
      </w:pPr>
      <w:ins w:id="250" w:author="Bryan Sime" w:date="2026-02-13T07:45:00Z" w16du:dateUtc="2026-02-13T06:45:00Z">
        <w:r w:rsidRPr="00451295">
          <w:rPr>
            <w:rFonts w:cstheme="minorHAnsi"/>
            <w:lang w:val="en-GB"/>
            <w:rPrChange w:id="251" w:author="Bryan Sime" w:date="2026-02-13T08:15:00Z" w16du:dateUtc="2026-02-13T07:15:00Z">
              <w:rPr>
                <w:rFonts w:ascii="Times New Roman" w:hAnsi="Times New Roman" w:cs="Times New Roman"/>
                <w:lang w:val="en-GB"/>
              </w:rPr>
            </w:rPrChange>
          </w:rPr>
          <w:t xml:space="preserve"> </w:t>
        </w:r>
      </w:ins>
      <w:ins w:id="252" w:author="Bryan Sime" w:date="2026-02-13T08:22:00Z" w16du:dateUtc="2026-02-13T07:22:00Z">
        <w:r w:rsidR="005D509F" w:rsidRPr="005D509F">
          <w:rPr>
            <w:rFonts w:cstheme="minorHAnsi"/>
            <w:lang w:val="en-GB"/>
          </w:rPr>
          <w:t>It</w:t>
        </w:r>
      </w:ins>
      <w:ins w:id="253" w:author="Bryan Sime" w:date="2026-02-13T08:24:00Z" w16du:dateUtc="2026-02-13T07:24:00Z">
        <w:r w:rsidR="005D509F">
          <w:rPr>
            <w:rFonts w:cstheme="minorHAnsi"/>
            <w:lang w:val="en-GB"/>
          </w:rPr>
          <w:t xml:space="preserve"> </w:t>
        </w:r>
      </w:ins>
      <w:ins w:id="254" w:author="Bryan Sime" w:date="2026-02-13T07:45:00Z" w16du:dateUtc="2026-02-13T06:45:00Z">
        <w:r w:rsidRPr="00451295">
          <w:rPr>
            <w:rFonts w:cstheme="minorHAnsi"/>
            <w:lang w:val="en-GB"/>
            <w:rPrChange w:id="255" w:author="Bryan Sime" w:date="2026-02-13T08:15:00Z" w16du:dateUtc="2026-02-13T07:15:00Z">
              <w:rPr>
                <w:rFonts w:ascii="Times New Roman" w:hAnsi="Times New Roman" w:cs="Times New Roman"/>
                <w:lang w:val="en-GB"/>
              </w:rPr>
            </w:rPrChange>
          </w:rPr>
          <w:t>has a strong separation between data and processes.</w:t>
        </w:r>
      </w:ins>
    </w:p>
    <w:p w:rsidR="0081692C" w:rsidRPr="00451295" w:rsidRDefault="0081692C">
      <w:pPr>
        <w:pStyle w:val="ListParagraph"/>
        <w:numPr>
          <w:ilvl w:val="1"/>
          <w:numId w:val="14"/>
        </w:numPr>
        <w:tabs>
          <w:tab w:val="left" w:pos="2605"/>
        </w:tabs>
        <w:spacing w:line="259" w:lineRule="auto"/>
        <w:rPr>
          <w:ins w:id="256" w:author="Bryan Sime" w:date="2026-02-13T07:45:00Z" w16du:dateUtc="2026-02-13T06:45:00Z"/>
          <w:rFonts w:cstheme="minorHAnsi"/>
          <w:b/>
          <w:bCs/>
          <w:u w:val="single"/>
          <w:lang w:val="en-GB"/>
          <w:rPrChange w:id="257" w:author="Bryan Sime" w:date="2026-02-13T08:15:00Z" w16du:dateUtc="2026-02-13T07:15:00Z">
            <w:rPr>
              <w:ins w:id="258" w:author="Bryan Sime" w:date="2026-02-13T07:45:00Z" w16du:dateUtc="2026-02-13T06:45:00Z"/>
              <w:rFonts w:ascii="Times New Roman" w:hAnsi="Times New Roman" w:cs="Times New Roman"/>
              <w:lang w:val="en-GB"/>
            </w:rPr>
          </w:rPrChange>
        </w:rPr>
        <w:pPrChange w:id="259" w:author="Bryan Sime" w:date="2026-02-13T07:46:00Z" w16du:dateUtc="2026-02-13T06:46:00Z">
          <w:pPr>
            <w:pStyle w:val="ListParagraph"/>
            <w:numPr>
              <w:numId w:val="14"/>
            </w:numPr>
            <w:tabs>
              <w:tab w:val="left" w:pos="2605"/>
            </w:tabs>
            <w:spacing w:line="259" w:lineRule="auto"/>
            <w:ind w:hanging="360"/>
          </w:pPr>
        </w:pPrChange>
      </w:pPr>
      <w:ins w:id="260" w:author="Bryan Sime" w:date="2026-02-13T07:45:00Z" w16du:dateUtc="2026-02-13T06:45:00Z">
        <w:r w:rsidRPr="00451295">
          <w:rPr>
            <w:rFonts w:cstheme="minorHAnsi"/>
            <w:lang w:val="en-GB"/>
            <w:rPrChange w:id="261" w:author="Bryan Sime" w:date="2026-02-13T08:15:00Z" w16du:dateUtc="2026-02-13T07:15:00Z">
              <w:rPr>
                <w:rFonts w:ascii="Times New Roman" w:hAnsi="Times New Roman" w:cs="Times New Roman"/>
                <w:lang w:val="en-GB"/>
              </w:rPr>
            </w:rPrChange>
          </w:rPr>
          <w:t xml:space="preserve"> It uses conceptual model, logical model and physical data model. It I design mainly for frame works and centralised systems. </w:t>
        </w:r>
      </w:ins>
    </w:p>
    <w:p w:rsidR="0081692C" w:rsidRPr="00451295" w:rsidRDefault="005D509F">
      <w:pPr>
        <w:pStyle w:val="ListParagraph"/>
        <w:numPr>
          <w:ilvl w:val="1"/>
          <w:numId w:val="14"/>
        </w:numPr>
        <w:tabs>
          <w:tab w:val="left" w:pos="2605"/>
        </w:tabs>
        <w:spacing w:line="259" w:lineRule="auto"/>
        <w:rPr>
          <w:ins w:id="262" w:author="Bryan Sime" w:date="2026-02-13T07:45:00Z" w16du:dateUtc="2026-02-13T06:45:00Z"/>
          <w:rFonts w:cstheme="minorHAnsi"/>
          <w:b/>
          <w:bCs/>
          <w:u w:val="single"/>
          <w:lang w:val="en-GB"/>
          <w:rPrChange w:id="263" w:author="Bryan Sime" w:date="2026-02-13T08:15:00Z" w16du:dateUtc="2026-02-13T07:15:00Z">
            <w:rPr>
              <w:ins w:id="264" w:author="Bryan Sime" w:date="2026-02-13T07:45:00Z" w16du:dateUtc="2026-02-13T06:45:00Z"/>
              <w:rFonts w:ascii="Times New Roman" w:hAnsi="Times New Roman" w:cs="Times New Roman"/>
              <w:lang w:val="en-GB"/>
            </w:rPr>
          </w:rPrChange>
        </w:rPr>
        <w:pPrChange w:id="265" w:author="Bryan Sime" w:date="2026-02-13T07:46:00Z" w16du:dateUtc="2026-02-13T06:46:00Z">
          <w:pPr>
            <w:pStyle w:val="ListParagraph"/>
            <w:numPr>
              <w:numId w:val="14"/>
            </w:numPr>
            <w:tabs>
              <w:tab w:val="left" w:pos="2605"/>
            </w:tabs>
            <w:spacing w:line="259" w:lineRule="auto"/>
            <w:ind w:hanging="360"/>
          </w:pPr>
        </w:pPrChange>
      </w:pPr>
      <w:ins w:id="266" w:author="Bryan Sime" w:date="2026-02-13T08:24:00Z" w16du:dateUtc="2026-02-13T07:24:00Z">
        <w:r w:rsidRPr="005D509F">
          <w:rPr>
            <w:rFonts w:cstheme="minorHAnsi"/>
            <w:lang w:val="en-GB"/>
          </w:rPr>
          <w:t>Its</w:t>
        </w:r>
      </w:ins>
      <w:ins w:id="267" w:author="Bryan Sime" w:date="2026-02-13T07:45:00Z" w16du:dateUtc="2026-02-13T06:45:00Z">
        <w:r w:rsidR="0081692C" w:rsidRPr="00451295">
          <w:rPr>
            <w:rFonts w:cstheme="minorHAnsi"/>
            <w:lang w:val="en-GB"/>
            <w:rPrChange w:id="268" w:author="Bryan Sime" w:date="2026-02-13T08:15:00Z" w16du:dateUtc="2026-02-13T07:15:00Z">
              <w:rPr>
                <w:rFonts w:ascii="Times New Roman" w:hAnsi="Times New Roman" w:cs="Times New Roman"/>
                <w:lang w:val="en-GB"/>
              </w:rPr>
            </w:rPrChange>
          </w:rPr>
          <w:t xml:space="preserve"> limitations are that it is not adapted to distributed systems, weak support for real time systems. </w:t>
        </w:r>
      </w:ins>
    </w:p>
    <w:p w:rsidR="00451295" w:rsidRPr="00451295" w:rsidRDefault="00451295" w:rsidP="0081692C">
      <w:pPr>
        <w:pStyle w:val="ListParagraph"/>
        <w:numPr>
          <w:ilvl w:val="0"/>
          <w:numId w:val="14"/>
        </w:numPr>
        <w:tabs>
          <w:tab w:val="left" w:pos="2605"/>
        </w:tabs>
        <w:spacing w:line="259" w:lineRule="auto"/>
        <w:rPr>
          <w:ins w:id="269" w:author="Bryan Sime" w:date="2026-02-13T08:22:00Z" w16du:dateUtc="2026-02-13T07:22:00Z"/>
          <w:rFonts w:cstheme="minorHAnsi"/>
          <w:b/>
          <w:bCs/>
          <w:u w:val="single"/>
          <w:lang w:val="en-GB"/>
          <w:rPrChange w:id="270" w:author="Bryan Sime" w:date="2026-02-13T08:22:00Z" w16du:dateUtc="2026-02-13T07:22:00Z">
            <w:rPr>
              <w:ins w:id="271" w:author="Bryan Sime" w:date="2026-02-13T08:22:00Z" w16du:dateUtc="2026-02-13T07:22:00Z"/>
              <w:rFonts w:cstheme="minorHAnsi"/>
              <w:b/>
              <w:bCs/>
              <w:lang w:val="en-GB"/>
            </w:rPr>
          </w:rPrChange>
        </w:rPr>
      </w:pPr>
      <w:ins w:id="272" w:author="Bryan Sime" w:date="2026-02-13T08:12:00Z" w16du:dateUtc="2026-02-13T07:12:00Z">
        <w:r w:rsidRPr="00451295">
          <w:rPr>
            <w:rStyle w:val="Heading3Char"/>
            <w:rFonts w:cstheme="minorHAnsi"/>
            <w:lang w:val="en-GB"/>
          </w:rPr>
          <w:t>MERISE</w:t>
        </w:r>
      </w:ins>
      <w:ins w:id="273" w:author="Bryan Sime" w:date="2026-02-13T07:45:00Z" w16du:dateUtc="2026-02-13T06:45:00Z">
        <w:r w:rsidR="0081692C" w:rsidRPr="00451295">
          <w:rPr>
            <w:rStyle w:val="Heading3Char"/>
            <w:rFonts w:cstheme="minorHAnsi"/>
            <w:rPrChange w:id="274" w:author="Bryan Sime" w:date="2026-02-13T08:15:00Z" w16du:dateUtc="2026-02-13T07:15:00Z">
              <w:rPr>
                <w:rFonts w:ascii="Times New Roman" w:hAnsi="Times New Roman" w:cs="Times New Roman"/>
                <w:b/>
                <w:bCs/>
                <w:lang w:val="en-GB"/>
              </w:rPr>
            </w:rPrChange>
          </w:rPr>
          <w:t>2</w:t>
        </w:r>
      </w:ins>
      <w:ins w:id="275" w:author="Bryan Sime" w:date="2026-02-13T07:48:00Z" w16du:dateUtc="2026-02-13T06:48:00Z">
        <w:r w:rsidR="0081692C" w:rsidRPr="00451295">
          <w:rPr>
            <w:rStyle w:val="Heading3Char"/>
            <w:rFonts w:cstheme="minorHAnsi"/>
            <w:lang w:val="en-GB"/>
          </w:rPr>
          <w:t>:</w:t>
        </w:r>
      </w:ins>
      <w:ins w:id="276" w:author="Bryan Sime" w:date="2026-02-13T07:45:00Z" w16du:dateUtc="2026-02-13T06:45:00Z">
        <w:r w:rsidR="0081692C" w:rsidRPr="00451295">
          <w:rPr>
            <w:rFonts w:cstheme="minorHAnsi"/>
            <w:lang w:val="en-GB"/>
            <w:rPrChange w:id="277" w:author="Bryan Sime" w:date="2026-02-13T08:15:00Z" w16du:dateUtc="2026-02-13T07:15:00Z">
              <w:rPr>
                <w:rFonts w:ascii="Times New Roman" w:hAnsi="Times New Roman" w:cs="Times New Roman"/>
                <w:lang w:val="en-GB"/>
              </w:rPr>
            </w:rPrChange>
          </w:rPr>
          <w:t xml:space="preserve"> was developed in </w:t>
        </w:r>
        <w:r w:rsidR="0081692C" w:rsidRPr="00451295">
          <w:rPr>
            <w:rFonts w:cstheme="minorHAnsi"/>
            <w:lang w:val="en-GB"/>
            <w:rPrChange w:id="278" w:author="Bryan Sime" w:date="2026-02-13T08:20:00Z" w16du:dateUtc="2026-02-13T07:20:00Z">
              <w:rPr>
                <w:rFonts w:ascii="Times New Roman" w:hAnsi="Times New Roman" w:cs="Times New Roman"/>
                <w:b/>
                <w:bCs/>
                <w:lang w:val="en-GB"/>
              </w:rPr>
            </w:rPrChange>
          </w:rPr>
          <w:t xml:space="preserve">1990s (improved version of </w:t>
        </w:r>
      </w:ins>
      <w:ins w:id="279" w:author="Bryan Sime" w:date="2026-02-13T08:20:00Z" w16du:dateUtc="2026-02-13T07:20:00Z">
        <w:r w:rsidRPr="00451295">
          <w:rPr>
            <w:rFonts w:cstheme="minorHAnsi"/>
            <w:lang w:val="en-GB"/>
            <w:rPrChange w:id="280" w:author="Bryan Sime" w:date="2026-02-13T08:20:00Z" w16du:dateUtc="2026-02-13T07:20:00Z">
              <w:rPr>
                <w:rFonts w:cstheme="minorHAnsi"/>
                <w:b/>
                <w:bCs/>
                <w:lang w:val="en-GB"/>
              </w:rPr>
            </w:rPrChange>
          </w:rPr>
          <w:t>MERISE</w:t>
        </w:r>
      </w:ins>
      <w:ins w:id="281" w:author="Bryan Sime" w:date="2026-02-13T07:45:00Z" w16du:dateUtc="2026-02-13T06:45:00Z">
        <w:r w:rsidR="0081692C" w:rsidRPr="00451295">
          <w:rPr>
            <w:rFonts w:cstheme="minorHAnsi"/>
            <w:lang w:val="en-GB"/>
            <w:rPrChange w:id="282" w:author="Bryan Sime" w:date="2026-02-13T08:20:00Z" w16du:dateUtc="2026-02-13T07:20:00Z">
              <w:rPr>
                <w:rFonts w:ascii="Times New Roman" w:hAnsi="Times New Roman" w:cs="Times New Roman"/>
                <w:b/>
                <w:bCs/>
                <w:lang w:val="en-GB"/>
              </w:rPr>
            </w:rPrChange>
          </w:rPr>
          <w:t>1).</w:t>
        </w:r>
        <w:r w:rsidR="0081692C" w:rsidRPr="00451295">
          <w:rPr>
            <w:rFonts w:cstheme="minorHAnsi"/>
            <w:b/>
            <w:bCs/>
            <w:lang w:val="en-GB"/>
            <w:rPrChange w:id="283" w:author="Bryan Sime" w:date="2026-02-13T08:15:00Z" w16du:dateUtc="2026-02-13T07:15:00Z">
              <w:rPr>
                <w:rFonts w:ascii="Times New Roman" w:hAnsi="Times New Roman" w:cs="Times New Roman"/>
                <w:b/>
                <w:bCs/>
                <w:lang w:val="en-GB"/>
              </w:rPr>
            </w:rPrChange>
          </w:rPr>
          <w:t xml:space="preserve"> </w:t>
        </w:r>
      </w:ins>
    </w:p>
    <w:p w:rsidR="0081692C" w:rsidRPr="00451295" w:rsidRDefault="0081692C">
      <w:pPr>
        <w:pStyle w:val="ListParagraph"/>
        <w:numPr>
          <w:ilvl w:val="1"/>
          <w:numId w:val="14"/>
        </w:numPr>
        <w:tabs>
          <w:tab w:val="left" w:pos="2605"/>
        </w:tabs>
        <w:spacing w:line="259" w:lineRule="auto"/>
        <w:rPr>
          <w:ins w:id="284" w:author="Bryan Sime" w:date="2026-02-13T07:46:00Z" w16du:dateUtc="2026-02-13T06:46:00Z"/>
          <w:rFonts w:cstheme="minorHAnsi"/>
          <w:b/>
          <w:bCs/>
          <w:u w:val="single"/>
          <w:lang w:val="en-GB"/>
          <w:rPrChange w:id="285" w:author="Bryan Sime" w:date="2026-02-13T08:15:00Z" w16du:dateUtc="2026-02-13T07:15:00Z">
            <w:rPr>
              <w:ins w:id="286" w:author="Bryan Sime" w:date="2026-02-13T07:46:00Z" w16du:dateUtc="2026-02-13T06:46:00Z"/>
              <w:rFonts w:ascii="Times New Roman" w:hAnsi="Times New Roman" w:cs="Times New Roman"/>
              <w:lang w:val="en-GB"/>
            </w:rPr>
          </w:rPrChange>
        </w:rPr>
        <w:pPrChange w:id="287" w:author="Bryan Sime" w:date="2026-02-13T08:22:00Z" w16du:dateUtc="2026-02-13T07:22:00Z">
          <w:pPr>
            <w:pStyle w:val="ListParagraph"/>
            <w:numPr>
              <w:numId w:val="14"/>
            </w:numPr>
            <w:tabs>
              <w:tab w:val="left" w:pos="2605"/>
            </w:tabs>
            <w:spacing w:line="259" w:lineRule="auto"/>
            <w:ind w:hanging="360"/>
          </w:pPr>
        </w:pPrChange>
      </w:pPr>
      <w:ins w:id="288" w:author="Bryan Sime" w:date="2026-02-13T07:45:00Z" w16du:dateUtc="2026-02-13T06:45:00Z">
        <w:r w:rsidRPr="00451295">
          <w:rPr>
            <w:rFonts w:cstheme="minorHAnsi"/>
            <w:lang w:val="en-GB"/>
            <w:rPrChange w:id="289" w:author="Bryan Sime" w:date="2026-02-13T08:15:00Z" w16du:dateUtc="2026-02-13T07:15:00Z">
              <w:rPr>
                <w:rFonts w:ascii="Times New Roman" w:hAnsi="Times New Roman" w:cs="Times New Roman"/>
                <w:lang w:val="en-GB"/>
              </w:rPr>
            </w:rPrChange>
          </w:rPr>
          <w:t xml:space="preserve">It focuses on modern and distributed systems. </w:t>
        </w:r>
      </w:ins>
    </w:p>
    <w:p w:rsidR="0081692C" w:rsidRPr="00451295" w:rsidRDefault="0081692C">
      <w:pPr>
        <w:pStyle w:val="ListParagraph"/>
        <w:numPr>
          <w:ilvl w:val="1"/>
          <w:numId w:val="14"/>
        </w:numPr>
        <w:tabs>
          <w:tab w:val="left" w:pos="2605"/>
        </w:tabs>
        <w:spacing w:line="259" w:lineRule="auto"/>
        <w:rPr>
          <w:ins w:id="290" w:author="Bryan Sime" w:date="2026-02-13T07:45:00Z" w16du:dateUtc="2026-02-13T06:45:00Z"/>
          <w:rFonts w:cstheme="minorHAnsi"/>
          <w:b/>
          <w:bCs/>
          <w:u w:val="single"/>
          <w:lang w:val="en-GB"/>
          <w:rPrChange w:id="291" w:author="Bryan Sime" w:date="2026-02-13T08:15:00Z" w16du:dateUtc="2026-02-13T07:15:00Z">
            <w:rPr>
              <w:ins w:id="292" w:author="Bryan Sime" w:date="2026-02-13T07:45:00Z" w16du:dateUtc="2026-02-13T06:45:00Z"/>
              <w:rFonts w:ascii="Times New Roman" w:hAnsi="Times New Roman" w:cs="Times New Roman"/>
              <w:b/>
              <w:bCs/>
              <w:u w:val="single"/>
              <w:lang w:val="en-GB"/>
            </w:rPr>
          </w:rPrChange>
        </w:rPr>
        <w:pPrChange w:id="293" w:author="Bryan Sime" w:date="2026-02-13T07:46:00Z" w16du:dateUtc="2026-02-13T06:46:00Z">
          <w:pPr>
            <w:pStyle w:val="ListParagraph"/>
            <w:numPr>
              <w:numId w:val="14"/>
            </w:numPr>
            <w:tabs>
              <w:tab w:val="left" w:pos="2605"/>
            </w:tabs>
            <w:spacing w:line="259" w:lineRule="auto"/>
            <w:ind w:hanging="360"/>
          </w:pPr>
        </w:pPrChange>
      </w:pPr>
      <w:ins w:id="294" w:author="Bryan Sime" w:date="2026-02-13T07:45:00Z" w16du:dateUtc="2026-02-13T06:45:00Z">
        <w:r w:rsidRPr="00451295">
          <w:rPr>
            <w:rFonts w:cstheme="minorHAnsi"/>
            <w:lang w:val="en-GB"/>
            <w:rPrChange w:id="295" w:author="Bryan Sime" w:date="2026-02-13T08:15:00Z" w16du:dateUtc="2026-02-13T07:15:00Z">
              <w:rPr>
                <w:rFonts w:ascii="Times New Roman" w:hAnsi="Times New Roman" w:cs="Times New Roman"/>
                <w:lang w:val="en-GB"/>
              </w:rPr>
            </w:rPrChange>
          </w:rPr>
          <w:t>The improvement over merise 1 is that it supports client-server architecture, handles distributed databases, better modelling of communication systems, improved process modelling, more flexible for evolving systems.</w:t>
        </w:r>
      </w:ins>
    </w:p>
    <w:p w:rsidR="0081692C" w:rsidRPr="00451295" w:rsidRDefault="0081692C">
      <w:pPr>
        <w:pStyle w:val="Heading3"/>
        <w:rPr>
          <w:ins w:id="296" w:author="Bryan Sime" w:date="2026-02-13T07:45:00Z" w16du:dateUtc="2026-02-13T06:45:00Z"/>
          <w:rFonts w:cstheme="minorHAnsi"/>
          <w:lang w:val="en-GB"/>
        </w:rPr>
        <w:pPrChange w:id="297" w:author="Bryan Sime" w:date="2026-02-13T07:46:00Z" w16du:dateUtc="2026-02-13T06:46:00Z">
          <w:pPr>
            <w:tabs>
              <w:tab w:val="left" w:pos="2605"/>
            </w:tabs>
            <w:ind w:left="360"/>
          </w:pPr>
        </w:pPrChange>
      </w:pPr>
      <w:ins w:id="298" w:author="Bryan Sime" w:date="2026-02-13T07:45:00Z" w16du:dateUtc="2026-02-13T06:45:00Z">
        <w:r w:rsidRPr="00451295">
          <w:rPr>
            <w:rFonts w:cstheme="minorHAnsi"/>
            <w:lang w:val="en-GB"/>
          </w:rPr>
          <w:t>M</w:t>
        </w:r>
      </w:ins>
      <w:ins w:id="299" w:author="Bryan Sime" w:date="2026-02-13T08:13:00Z" w16du:dateUtc="2026-02-13T07:13:00Z">
        <w:r w:rsidR="00451295" w:rsidRPr="00451295">
          <w:rPr>
            <w:rFonts w:cstheme="minorHAnsi"/>
            <w:lang w:val="en-GB"/>
          </w:rPr>
          <w:t>ERISE</w:t>
        </w:r>
      </w:ins>
      <w:ins w:id="300" w:author="Bryan Sime" w:date="2026-02-13T07:45:00Z" w16du:dateUtc="2026-02-13T06:45:00Z">
        <w:r w:rsidRPr="00451295">
          <w:rPr>
            <w:rFonts w:cstheme="minorHAnsi"/>
            <w:lang w:val="en-GB"/>
          </w:rPr>
          <w:t>2 is used to:</w:t>
        </w:r>
      </w:ins>
    </w:p>
    <w:p w:rsidR="0081692C" w:rsidRPr="00451295" w:rsidRDefault="0081692C" w:rsidP="0081692C">
      <w:pPr>
        <w:pStyle w:val="ListParagraph"/>
        <w:numPr>
          <w:ilvl w:val="0"/>
          <w:numId w:val="14"/>
        </w:numPr>
        <w:tabs>
          <w:tab w:val="left" w:pos="2605"/>
        </w:tabs>
        <w:spacing w:line="259" w:lineRule="auto"/>
        <w:rPr>
          <w:ins w:id="301" w:author="Bryan Sime" w:date="2026-02-13T07:45:00Z" w16du:dateUtc="2026-02-13T06:45:00Z"/>
          <w:rFonts w:cstheme="minorHAnsi"/>
          <w:b/>
          <w:bCs/>
          <w:u w:val="single"/>
          <w:lang w:val="en-GB"/>
          <w:rPrChange w:id="302" w:author="Bryan Sime" w:date="2026-02-13T08:15:00Z" w16du:dateUtc="2026-02-13T07:15:00Z">
            <w:rPr>
              <w:ins w:id="303" w:author="Bryan Sime" w:date="2026-02-13T07:45:00Z" w16du:dateUtc="2026-02-13T06:45:00Z"/>
              <w:rFonts w:ascii="Times New Roman" w:hAnsi="Times New Roman" w:cs="Times New Roman"/>
              <w:b/>
              <w:bCs/>
              <w:u w:val="single"/>
              <w:lang w:val="en-GB"/>
            </w:rPr>
          </w:rPrChange>
        </w:rPr>
      </w:pPr>
      <w:ins w:id="304" w:author="Bryan Sime" w:date="2026-02-13T07:45:00Z" w16du:dateUtc="2026-02-13T06:45:00Z">
        <w:r w:rsidRPr="00451295">
          <w:rPr>
            <w:rFonts w:cstheme="minorHAnsi"/>
            <w:b/>
            <w:bCs/>
            <w:lang w:val="en-GB"/>
            <w:rPrChange w:id="305" w:author="Bryan Sime" w:date="2026-02-13T08:15:00Z" w16du:dateUtc="2026-02-13T07:15:00Z">
              <w:rPr>
                <w:rFonts w:ascii="Times New Roman" w:hAnsi="Times New Roman" w:cs="Times New Roman"/>
                <w:b/>
                <w:bCs/>
                <w:lang w:val="en-GB"/>
              </w:rPr>
            </w:rPrChange>
          </w:rPr>
          <w:t>Design modelling information systems:</w:t>
        </w:r>
        <w:r w:rsidRPr="00451295">
          <w:rPr>
            <w:rFonts w:cstheme="minorHAnsi"/>
            <w:lang w:val="en-GB"/>
            <w:rPrChange w:id="306" w:author="Bryan Sime" w:date="2026-02-13T08:15:00Z" w16du:dateUtc="2026-02-13T07:15:00Z">
              <w:rPr>
                <w:rFonts w:ascii="Times New Roman" w:hAnsi="Times New Roman" w:cs="Times New Roman"/>
                <w:lang w:val="en-GB"/>
              </w:rPr>
            </w:rPrChange>
          </w:rPr>
          <w:t xml:space="preserve"> help analyse and structure systems before development.</w:t>
        </w:r>
      </w:ins>
    </w:p>
    <w:p w:rsidR="0081692C" w:rsidRPr="00451295" w:rsidRDefault="0081692C" w:rsidP="0081692C">
      <w:pPr>
        <w:pStyle w:val="ListParagraph"/>
        <w:numPr>
          <w:ilvl w:val="0"/>
          <w:numId w:val="14"/>
        </w:numPr>
        <w:tabs>
          <w:tab w:val="left" w:pos="2605"/>
        </w:tabs>
        <w:spacing w:line="259" w:lineRule="auto"/>
        <w:rPr>
          <w:ins w:id="307" w:author="Bryan Sime" w:date="2026-02-13T07:45:00Z" w16du:dateUtc="2026-02-13T06:45:00Z"/>
          <w:rFonts w:cstheme="minorHAnsi"/>
          <w:b/>
          <w:bCs/>
          <w:u w:val="single"/>
          <w:lang w:val="en-GB"/>
          <w:rPrChange w:id="308" w:author="Bryan Sime" w:date="2026-02-13T08:15:00Z" w16du:dateUtc="2026-02-13T07:15:00Z">
            <w:rPr>
              <w:ins w:id="309" w:author="Bryan Sime" w:date="2026-02-13T07:45:00Z" w16du:dateUtc="2026-02-13T06:45:00Z"/>
              <w:rFonts w:ascii="Times New Roman" w:hAnsi="Times New Roman" w:cs="Times New Roman"/>
              <w:b/>
              <w:bCs/>
              <w:u w:val="single"/>
              <w:lang w:val="en-GB"/>
            </w:rPr>
          </w:rPrChange>
        </w:rPr>
      </w:pPr>
      <w:ins w:id="310" w:author="Bryan Sime" w:date="2026-02-13T07:45:00Z" w16du:dateUtc="2026-02-13T06:45:00Z">
        <w:r w:rsidRPr="00451295">
          <w:rPr>
            <w:rFonts w:cstheme="minorHAnsi"/>
            <w:b/>
            <w:bCs/>
            <w:lang w:val="en-GB"/>
            <w:rPrChange w:id="311" w:author="Bryan Sime" w:date="2026-02-13T08:15:00Z" w16du:dateUtc="2026-02-13T07:15:00Z">
              <w:rPr>
                <w:rFonts w:ascii="Times New Roman" w:hAnsi="Times New Roman" w:cs="Times New Roman"/>
                <w:b/>
                <w:bCs/>
                <w:lang w:val="en-GB"/>
              </w:rPr>
            </w:rPrChange>
          </w:rPr>
          <w:t>Model distributed systems:</w:t>
        </w:r>
      </w:ins>
      <w:ins w:id="312" w:author="Bryan Sime" w:date="2026-02-13T08:26:00Z" w16du:dateUtc="2026-02-13T07:26:00Z">
        <w:r w:rsidR="005D509F">
          <w:rPr>
            <w:rFonts w:cstheme="minorHAnsi"/>
            <w:lang w:val="en-GB"/>
          </w:rPr>
          <w:t xml:space="preserve"> </w:t>
        </w:r>
      </w:ins>
      <w:ins w:id="313" w:author="Bryan Sime" w:date="2026-02-13T07:45:00Z" w16du:dateUtc="2026-02-13T06:45:00Z">
        <w:r w:rsidRPr="00451295">
          <w:rPr>
            <w:rFonts w:cstheme="minorHAnsi"/>
            <w:lang w:val="en-GB"/>
            <w:rPrChange w:id="314" w:author="Bryan Sime" w:date="2026-02-13T08:15:00Z" w16du:dateUtc="2026-02-13T07:15:00Z">
              <w:rPr>
                <w:rFonts w:ascii="Times New Roman" w:hAnsi="Times New Roman" w:cs="Times New Roman"/>
                <w:lang w:val="en-GB"/>
              </w:rPr>
            </w:rPrChange>
          </w:rPr>
          <w:t>multiple computers are connected. data is shared over the network.</w:t>
        </w:r>
      </w:ins>
    </w:p>
    <w:p w:rsidR="0081692C" w:rsidRPr="00451295" w:rsidRDefault="0081692C" w:rsidP="0081692C">
      <w:pPr>
        <w:pStyle w:val="ListParagraph"/>
        <w:numPr>
          <w:ilvl w:val="0"/>
          <w:numId w:val="14"/>
        </w:numPr>
        <w:tabs>
          <w:tab w:val="left" w:pos="2605"/>
        </w:tabs>
        <w:spacing w:line="259" w:lineRule="auto"/>
        <w:rPr>
          <w:ins w:id="315" w:author="Bryan Sime" w:date="2026-02-13T07:45:00Z" w16du:dateUtc="2026-02-13T06:45:00Z"/>
          <w:rFonts w:cstheme="minorHAnsi"/>
          <w:b/>
          <w:bCs/>
          <w:u w:val="single"/>
          <w:lang w:val="en-GB"/>
          <w:rPrChange w:id="316" w:author="Bryan Sime" w:date="2026-02-13T08:15:00Z" w16du:dateUtc="2026-02-13T07:15:00Z">
            <w:rPr>
              <w:ins w:id="317" w:author="Bryan Sime" w:date="2026-02-13T07:45:00Z" w16du:dateUtc="2026-02-13T06:45:00Z"/>
              <w:rFonts w:ascii="Times New Roman" w:hAnsi="Times New Roman" w:cs="Times New Roman"/>
              <w:b/>
              <w:bCs/>
              <w:u w:val="single"/>
              <w:lang w:val="en-GB"/>
            </w:rPr>
          </w:rPrChange>
        </w:rPr>
      </w:pPr>
      <w:ins w:id="318" w:author="Bryan Sime" w:date="2026-02-13T07:45:00Z" w16du:dateUtc="2026-02-13T06:45:00Z">
        <w:r w:rsidRPr="00451295">
          <w:rPr>
            <w:rFonts w:cstheme="minorHAnsi"/>
            <w:b/>
            <w:bCs/>
            <w:lang w:val="en-GB"/>
            <w:rPrChange w:id="319" w:author="Bryan Sime" w:date="2026-02-13T08:15:00Z" w16du:dateUtc="2026-02-13T07:15:00Z">
              <w:rPr>
                <w:rFonts w:ascii="Times New Roman" w:hAnsi="Times New Roman" w:cs="Times New Roman"/>
                <w:b/>
                <w:bCs/>
                <w:lang w:val="en-GB"/>
              </w:rPr>
            </w:rPrChange>
          </w:rPr>
          <w:t>Design databases:</w:t>
        </w:r>
      </w:ins>
      <w:ins w:id="320" w:author="Bryan Sime" w:date="2026-02-13T08:27:00Z" w16du:dateUtc="2026-02-13T07:27:00Z">
        <w:r w:rsidR="005D509F">
          <w:rPr>
            <w:rFonts w:cstheme="minorHAnsi"/>
            <w:b/>
            <w:bCs/>
            <w:lang w:val="en-GB"/>
          </w:rPr>
          <w:t xml:space="preserve"> </w:t>
        </w:r>
        <w:r w:rsidR="005D509F">
          <w:rPr>
            <w:rFonts w:cstheme="minorHAnsi"/>
            <w:lang w:val="en-GB"/>
          </w:rPr>
          <w:t>help</w:t>
        </w:r>
      </w:ins>
      <w:ins w:id="321" w:author="Bryan Sime" w:date="2026-02-13T08:28:00Z" w16du:dateUtc="2026-02-13T07:28:00Z">
        <w:r w:rsidR="005D509F">
          <w:rPr>
            <w:rFonts w:cstheme="minorHAnsi"/>
            <w:lang w:val="en-GB"/>
          </w:rPr>
          <w:t xml:space="preserve"> in </w:t>
        </w:r>
      </w:ins>
      <w:ins w:id="322" w:author="Bryan Sime" w:date="2026-02-13T07:45:00Z" w16du:dateUtc="2026-02-13T06:45:00Z">
        <w:r w:rsidRPr="00451295">
          <w:rPr>
            <w:rFonts w:cstheme="minorHAnsi"/>
            <w:lang w:val="en-GB"/>
            <w:rPrChange w:id="323" w:author="Bryan Sime" w:date="2026-02-13T08:15:00Z" w16du:dateUtc="2026-02-13T07:15:00Z">
              <w:rPr>
                <w:rFonts w:ascii="Times New Roman" w:hAnsi="Times New Roman" w:cs="Times New Roman"/>
                <w:lang w:val="en-GB"/>
              </w:rPr>
            </w:rPrChange>
          </w:rPr>
          <w:t>conceptual model, logical model, physical model</w:t>
        </w:r>
      </w:ins>
      <w:ins w:id="324" w:author="Bryan Sime" w:date="2026-02-13T08:28:00Z" w16du:dateUtc="2026-02-13T07:28:00Z">
        <w:r w:rsidR="005D509F">
          <w:rPr>
            <w:rFonts w:cstheme="minorHAnsi"/>
            <w:lang w:val="en-GB"/>
          </w:rPr>
          <w:t xml:space="preserve"> of </w:t>
        </w:r>
      </w:ins>
      <w:ins w:id="325" w:author="Bryan Sime" w:date="2026-02-13T08:29:00Z" w16du:dateUtc="2026-02-13T07:29:00Z">
        <w:r w:rsidR="00C918BD">
          <w:rPr>
            <w:rFonts w:cstheme="minorHAnsi"/>
            <w:lang w:val="en-GB"/>
          </w:rPr>
          <w:t xml:space="preserve">the </w:t>
        </w:r>
      </w:ins>
      <w:ins w:id="326" w:author="Bryan Sime" w:date="2026-02-13T08:28:00Z" w16du:dateUtc="2026-02-13T07:28:00Z">
        <w:r w:rsidR="00C918BD" w:rsidRPr="003227AA">
          <w:rPr>
            <w:rFonts w:cstheme="minorHAnsi"/>
            <w:lang w:val="en-GB"/>
          </w:rPr>
          <w:t>d</w:t>
        </w:r>
      </w:ins>
      <w:ins w:id="327" w:author="Bryan Sime" w:date="2026-02-13T08:29:00Z" w16du:dateUtc="2026-02-13T07:29:00Z">
        <w:r w:rsidR="00C918BD">
          <w:rPr>
            <w:rFonts w:cstheme="minorHAnsi"/>
            <w:lang w:val="en-GB"/>
          </w:rPr>
          <w:t>atabase</w:t>
        </w:r>
      </w:ins>
      <w:ins w:id="328" w:author="Bryan Sime" w:date="2026-02-13T07:45:00Z" w16du:dateUtc="2026-02-13T06:45:00Z">
        <w:r w:rsidRPr="00451295">
          <w:rPr>
            <w:rFonts w:cstheme="minorHAnsi"/>
            <w:lang w:val="en-GB"/>
            <w:rPrChange w:id="329" w:author="Bryan Sime" w:date="2026-02-13T08:15:00Z" w16du:dateUtc="2026-02-13T07:15:00Z">
              <w:rPr>
                <w:rFonts w:ascii="Times New Roman" w:hAnsi="Times New Roman" w:cs="Times New Roman"/>
                <w:lang w:val="en-GB"/>
              </w:rPr>
            </w:rPrChange>
          </w:rPr>
          <w:t>.</w:t>
        </w:r>
      </w:ins>
    </w:p>
    <w:p w:rsidR="0081692C" w:rsidRPr="00451295" w:rsidRDefault="0081692C" w:rsidP="0081692C">
      <w:pPr>
        <w:pStyle w:val="ListParagraph"/>
        <w:numPr>
          <w:ilvl w:val="0"/>
          <w:numId w:val="14"/>
        </w:numPr>
        <w:tabs>
          <w:tab w:val="left" w:pos="2605"/>
        </w:tabs>
        <w:spacing w:line="259" w:lineRule="auto"/>
        <w:rPr>
          <w:ins w:id="330" w:author="Bryan Sime" w:date="2026-02-13T07:45:00Z" w16du:dateUtc="2026-02-13T06:45:00Z"/>
          <w:rFonts w:cstheme="minorHAnsi"/>
          <w:b/>
          <w:bCs/>
          <w:u w:val="single"/>
          <w:lang w:val="en-GB"/>
          <w:rPrChange w:id="331" w:author="Bryan Sime" w:date="2026-02-13T08:15:00Z" w16du:dateUtc="2026-02-13T07:15:00Z">
            <w:rPr>
              <w:ins w:id="332" w:author="Bryan Sime" w:date="2026-02-13T07:45:00Z" w16du:dateUtc="2026-02-13T06:45:00Z"/>
              <w:rFonts w:ascii="Times New Roman" w:hAnsi="Times New Roman" w:cs="Times New Roman"/>
              <w:b/>
              <w:bCs/>
              <w:u w:val="single"/>
              <w:lang w:val="en-GB"/>
            </w:rPr>
          </w:rPrChange>
        </w:rPr>
      </w:pPr>
      <w:ins w:id="333" w:author="Bryan Sime" w:date="2026-02-13T07:45:00Z" w16du:dateUtc="2026-02-13T06:45:00Z">
        <w:r w:rsidRPr="00451295">
          <w:rPr>
            <w:rFonts w:cstheme="minorHAnsi"/>
            <w:b/>
            <w:bCs/>
            <w:lang w:val="en-GB"/>
            <w:rPrChange w:id="334" w:author="Bryan Sime" w:date="2026-02-13T08:15:00Z" w16du:dateUtc="2026-02-13T07:15:00Z">
              <w:rPr>
                <w:rFonts w:ascii="Times New Roman" w:hAnsi="Times New Roman" w:cs="Times New Roman"/>
                <w:b/>
                <w:bCs/>
                <w:lang w:val="en-GB"/>
              </w:rPr>
            </w:rPrChange>
          </w:rPr>
          <w:t>Improve system organisation:</w:t>
        </w:r>
      </w:ins>
      <w:ins w:id="335" w:author="Bryan Sime" w:date="2026-02-13T08:29:00Z" w16du:dateUtc="2026-02-13T07:29:00Z">
        <w:r w:rsidR="00C918BD">
          <w:rPr>
            <w:rFonts w:cstheme="minorHAnsi"/>
            <w:u w:val="single"/>
            <w:lang w:val="en-GB"/>
          </w:rPr>
          <w:t xml:space="preserve"> </w:t>
        </w:r>
        <w:r w:rsidR="00C918BD">
          <w:rPr>
            <w:rFonts w:cstheme="minorHAnsi"/>
            <w:lang w:val="en-GB"/>
          </w:rPr>
          <w:t xml:space="preserve">this </w:t>
        </w:r>
        <w:r w:rsidR="00C918BD" w:rsidRPr="003227AA">
          <w:rPr>
            <w:rFonts w:cstheme="minorHAnsi"/>
            <w:lang w:val="en-GB"/>
          </w:rPr>
          <w:t>d</w:t>
        </w:r>
        <w:r w:rsidR="00C918BD">
          <w:rPr>
            <w:rFonts w:cstheme="minorHAnsi"/>
            <w:lang w:val="en-GB"/>
          </w:rPr>
          <w:t xml:space="preserve">one by </w:t>
        </w:r>
      </w:ins>
      <w:ins w:id="336" w:author="Bryan Sime" w:date="2026-02-13T07:45:00Z" w16du:dateUtc="2026-02-13T06:45:00Z">
        <w:r w:rsidRPr="00451295">
          <w:rPr>
            <w:rFonts w:cstheme="minorHAnsi"/>
            <w:lang w:val="en-GB"/>
            <w:rPrChange w:id="337" w:author="Bryan Sime" w:date="2026-02-13T08:15:00Z" w16du:dateUtc="2026-02-13T07:15:00Z">
              <w:rPr>
                <w:rFonts w:ascii="Times New Roman" w:hAnsi="Times New Roman" w:cs="Times New Roman"/>
                <w:lang w:val="en-GB"/>
              </w:rPr>
            </w:rPrChange>
          </w:rPr>
          <w:t>separates data, processing and communication.</w:t>
        </w:r>
      </w:ins>
    </w:p>
    <w:p w:rsidR="0081692C" w:rsidRPr="00451295" w:rsidRDefault="0081692C" w:rsidP="0081692C">
      <w:pPr>
        <w:pStyle w:val="ListParagraph"/>
        <w:numPr>
          <w:ilvl w:val="0"/>
          <w:numId w:val="14"/>
        </w:numPr>
        <w:tabs>
          <w:tab w:val="left" w:pos="2605"/>
        </w:tabs>
        <w:spacing w:line="259" w:lineRule="auto"/>
        <w:rPr>
          <w:ins w:id="338" w:author="Bryan Sime" w:date="2026-02-13T07:45:00Z" w16du:dateUtc="2026-02-13T06:45:00Z"/>
          <w:rFonts w:cstheme="minorHAnsi"/>
          <w:b/>
          <w:bCs/>
          <w:u w:val="single"/>
          <w:lang w:val="en-GB"/>
          <w:rPrChange w:id="339" w:author="Bryan Sime" w:date="2026-02-13T08:15:00Z" w16du:dateUtc="2026-02-13T07:15:00Z">
            <w:rPr>
              <w:ins w:id="340" w:author="Bryan Sime" w:date="2026-02-13T07:45:00Z" w16du:dateUtc="2026-02-13T06:45:00Z"/>
              <w:rFonts w:ascii="Times New Roman" w:hAnsi="Times New Roman" w:cs="Times New Roman"/>
              <w:b/>
              <w:bCs/>
              <w:u w:val="single"/>
              <w:lang w:val="en-GB"/>
            </w:rPr>
          </w:rPrChange>
        </w:rPr>
      </w:pPr>
      <w:ins w:id="341" w:author="Bryan Sime" w:date="2026-02-13T07:45:00Z" w16du:dateUtc="2026-02-13T06:45:00Z">
        <w:r w:rsidRPr="00451295">
          <w:rPr>
            <w:rFonts w:cstheme="minorHAnsi"/>
            <w:b/>
            <w:bCs/>
            <w:lang w:val="en-GB"/>
            <w:rPrChange w:id="342" w:author="Bryan Sime" w:date="2026-02-13T08:15:00Z" w16du:dateUtc="2026-02-13T07:15:00Z">
              <w:rPr>
                <w:rFonts w:ascii="Times New Roman" w:hAnsi="Times New Roman" w:cs="Times New Roman"/>
                <w:b/>
                <w:bCs/>
                <w:lang w:val="en-GB"/>
              </w:rPr>
            </w:rPrChange>
          </w:rPr>
          <w:t xml:space="preserve">Project documentation: </w:t>
        </w:r>
        <w:r w:rsidRPr="00451295">
          <w:rPr>
            <w:rFonts w:cstheme="minorHAnsi"/>
            <w:lang w:val="en-GB"/>
            <w:rPrChange w:id="343" w:author="Bryan Sime" w:date="2026-02-13T08:15:00Z" w16du:dateUtc="2026-02-13T07:15:00Z">
              <w:rPr>
                <w:rFonts w:ascii="Times New Roman" w:hAnsi="Times New Roman" w:cs="Times New Roman"/>
                <w:lang w:val="en-GB"/>
              </w:rPr>
            </w:rPrChange>
          </w:rPr>
          <w:t>very useful in academic defence projects.</w:t>
        </w:r>
      </w:ins>
    </w:p>
    <w:p w:rsidR="0081692C" w:rsidRDefault="0081692C">
      <w:pPr>
        <w:pStyle w:val="ListParagraph"/>
        <w:rPr>
          <w:ins w:id="344" w:author="Bryan Sime" w:date="2026-02-13T08:35:00Z" w16du:dateUtc="2026-02-13T07:35:00Z"/>
          <w:rFonts w:cstheme="minorHAnsi"/>
          <w:b/>
          <w:bCs/>
          <w:u w:val="single"/>
          <w:lang w:val="en-GB"/>
        </w:rPr>
      </w:pPr>
    </w:p>
    <w:p w:rsidR="00FA42B1" w:rsidRDefault="00FA42B1" w:rsidP="00FA42B1">
      <w:pPr>
        <w:pStyle w:val="Heading2"/>
        <w:rPr>
          <w:ins w:id="345" w:author="Bryan Sime" w:date="2026-02-13T08:36:00Z" w16du:dateUtc="2026-02-13T07:36:00Z"/>
          <w:rFonts w:asciiTheme="minorHAnsi" w:hAnsiTheme="minorHAnsi" w:cstheme="minorHAnsi"/>
          <w:sz w:val="24"/>
          <w:szCs w:val="24"/>
          <w:lang w:val="en-GB"/>
        </w:rPr>
      </w:pPr>
      <w:ins w:id="346" w:author="Bryan Sime" w:date="2026-02-13T08:36:00Z" w16du:dateUtc="2026-02-13T07:36:00Z">
        <w:r>
          <w:rPr>
            <w:lang w:val="en-GB"/>
          </w:rPr>
          <w:t>Use of the MERISE 2 metho</w:t>
        </w:r>
        <w:r w:rsidRPr="003227AA">
          <w:rPr>
            <w:rFonts w:asciiTheme="minorHAnsi" w:hAnsiTheme="minorHAnsi" w:cstheme="minorHAnsi"/>
            <w:sz w:val="24"/>
            <w:szCs w:val="24"/>
            <w:lang w:val="en-GB"/>
          </w:rPr>
          <w:t>d</w:t>
        </w:r>
      </w:ins>
    </w:p>
    <w:p w:rsidR="00FA42B1" w:rsidRDefault="00FA42B1" w:rsidP="00FA42B1">
      <w:pPr>
        <w:pStyle w:val="Heading3"/>
        <w:rPr>
          <w:ins w:id="347" w:author="Bryan Sime" w:date="2026-02-13T08:36:00Z" w16du:dateUtc="2026-02-13T07:36:00Z"/>
          <w:lang w:val="en-GB"/>
        </w:rPr>
      </w:pPr>
      <w:ins w:id="348" w:author="Bryan Sime" w:date="2026-02-13T08:36:00Z" w16du:dateUtc="2026-02-13T07:36:00Z">
        <w:r>
          <w:rPr>
            <w:lang w:val="en-GB"/>
          </w:rPr>
          <w:t>Conceptual mo</w:t>
        </w:r>
        <w:r w:rsidRPr="00FA42B1">
          <w:rPr>
            <w:lang w:val="en-GB"/>
          </w:rPr>
          <w:t>d</w:t>
        </w:r>
        <w:r>
          <w:rPr>
            <w:lang w:val="en-GB"/>
          </w:rPr>
          <w:t>el</w:t>
        </w:r>
      </w:ins>
    </w:p>
    <w:p w:rsidR="00FA42B1" w:rsidRDefault="00FA42B1" w:rsidP="00FA42B1">
      <w:pPr>
        <w:rPr>
          <w:ins w:id="349" w:author="Bryan Sime" w:date="2026-02-13T08:42:00Z" w16du:dateUtc="2026-02-13T07:42:00Z"/>
          <w:lang w:val="en-GB"/>
        </w:rPr>
      </w:pPr>
      <w:ins w:id="350" w:author="Bryan Sime" w:date="2026-02-13T08:36:00Z" w16du:dateUtc="2026-02-13T07:36:00Z">
        <w:r>
          <w:rPr>
            <w:lang w:val="en-GB"/>
          </w:rPr>
          <w:t xml:space="preserve">The conceptual </w:t>
        </w:r>
        <w:r w:rsidRPr="00FA42B1">
          <w:rPr>
            <w:lang w:val="en-GB"/>
          </w:rPr>
          <w:t>d</w:t>
        </w:r>
        <w:r>
          <w:rPr>
            <w:lang w:val="en-GB"/>
          </w:rPr>
          <w:t>escription allows us to represent the</w:t>
        </w:r>
      </w:ins>
      <w:ins w:id="351" w:author="Bryan Sime" w:date="2026-02-13T08:37:00Z" w16du:dateUtc="2026-02-13T07:37:00Z">
        <w:r>
          <w:rPr>
            <w:lang w:val="en-GB"/>
          </w:rPr>
          <w:t xml:space="preserve"> purpose of the system an</w:t>
        </w:r>
        <w:r w:rsidRPr="00FA42B1">
          <w:rPr>
            <w:lang w:val="en-GB"/>
          </w:rPr>
          <w:t>d</w:t>
        </w:r>
        <w:r>
          <w:rPr>
            <w:lang w:val="en-GB"/>
          </w:rPr>
          <w:t xml:space="preserve"> it raison </w:t>
        </w:r>
        <w:r w:rsidRPr="00FA42B1">
          <w:rPr>
            <w:lang w:val="en-GB"/>
          </w:rPr>
          <w:t>d</w:t>
        </w:r>
        <w:r>
          <w:rPr>
            <w:lang w:val="en-GB"/>
          </w:rPr>
          <w:t>’etre, base on it objectives an</w:t>
        </w:r>
        <w:r w:rsidRPr="00FA42B1">
          <w:rPr>
            <w:lang w:val="en-GB"/>
          </w:rPr>
          <w:t>d</w:t>
        </w:r>
        <w:r>
          <w:rPr>
            <w:lang w:val="en-GB"/>
          </w:rPr>
          <w:t xml:space="preserve"> the external </w:t>
        </w:r>
      </w:ins>
      <w:ins w:id="352" w:author="Bryan Sime" w:date="2026-02-13T08:38:00Z" w16du:dateUtc="2026-02-13T07:38:00Z">
        <w:r>
          <w:rPr>
            <w:lang w:val="en-GB"/>
          </w:rPr>
          <w:t xml:space="preserve">reality that constrain it. The conceptual level </w:t>
        </w:r>
        <w:r w:rsidRPr="00FA42B1">
          <w:rPr>
            <w:lang w:val="en-GB"/>
          </w:rPr>
          <w:t>d</w:t>
        </w:r>
        <w:r>
          <w:rPr>
            <w:lang w:val="en-GB"/>
          </w:rPr>
          <w:t>eals with events an</w:t>
        </w:r>
        <w:r w:rsidRPr="00FA42B1">
          <w:rPr>
            <w:lang w:val="en-GB"/>
          </w:rPr>
          <w:t>d</w:t>
        </w:r>
        <w:r>
          <w:rPr>
            <w:lang w:val="en-GB"/>
          </w:rPr>
          <w:t xml:space="preserve"> provi</w:t>
        </w:r>
        <w:r w:rsidRPr="00FA42B1">
          <w:rPr>
            <w:lang w:val="en-GB"/>
          </w:rPr>
          <w:t>d</w:t>
        </w:r>
        <w:r>
          <w:rPr>
            <w:lang w:val="en-GB"/>
          </w:rPr>
          <w:t xml:space="preserve">e result without concern for the way in which the information </w:t>
        </w:r>
      </w:ins>
      <w:ins w:id="353" w:author="Bryan Sime" w:date="2026-02-13T08:39:00Z" w16du:dateUtc="2026-02-13T07:39:00Z">
        <w:r>
          <w:rPr>
            <w:lang w:val="en-GB"/>
          </w:rPr>
          <w:t>carrie</w:t>
        </w:r>
        <w:r w:rsidRPr="00FA42B1">
          <w:rPr>
            <w:lang w:val="en-GB"/>
          </w:rPr>
          <w:t>d</w:t>
        </w:r>
        <w:r>
          <w:rPr>
            <w:lang w:val="en-GB"/>
          </w:rPr>
          <w:t xml:space="preserve"> by this is acquire</w:t>
        </w:r>
        <w:r w:rsidRPr="00FA42B1">
          <w:rPr>
            <w:lang w:val="en-GB"/>
          </w:rPr>
          <w:t>d</w:t>
        </w:r>
        <w:r>
          <w:rPr>
            <w:lang w:val="en-GB"/>
          </w:rPr>
          <w:t xml:space="preserve"> an</w:t>
        </w:r>
        <w:r w:rsidRPr="00FA42B1">
          <w:rPr>
            <w:lang w:val="en-GB"/>
          </w:rPr>
          <w:t>d</w:t>
        </w:r>
        <w:r>
          <w:rPr>
            <w:lang w:val="en-GB"/>
          </w:rPr>
          <w:t xml:space="preserve"> retrieved events an</w:t>
        </w:r>
        <w:r w:rsidRPr="00FA42B1">
          <w:rPr>
            <w:lang w:val="en-GB"/>
          </w:rPr>
          <w:t>d</w:t>
        </w:r>
        <w:r>
          <w:rPr>
            <w:lang w:val="en-GB"/>
          </w:rPr>
          <w:t xml:space="preserve"> results in other wor</w:t>
        </w:r>
        <w:r w:rsidRPr="00FA42B1">
          <w:rPr>
            <w:lang w:val="en-GB"/>
          </w:rPr>
          <w:t>d</w:t>
        </w:r>
        <w:r>
          <w:rPr>
            <w:lang w:val="en-GB"/>
          </w:rPr>
          <w:t xml:space="preserve"> the 1</w:t>
        </w:r>
        <w:r w:rsidRPr="00FA42B1">
          <w:rPr>
            <w:vertAlign w:val="superscript"/>
            <w:lang w:val="en-GB"/>
            <w:rPrChange w:id="354" w:author="Bryan Sime" w:date="2026-02-13T08:39:00Z" w16du:dateUtc="2026-02-13T07:39:00Z">
              <w:rPr>
                <w:lang w:val="en-GB"/>
              </w:rPr>
            </w:rPrChange>
          </w:rPr>
          <w:t>st</w:t>
        </w:r>
        <w:r>
          <w:rPr>
            <w:lang w:val="en-GB"/>
          </w:rPr>
          <w:t xml:space="preserve"> level calle</w:t>
        </w:r>
        <w:r w:rsidRPr="00FA42B1">
          <w:rPr>
            <w:lang w:val="en-GB"/>
          </w:rPr>
          <w:t>d</w:t>
        </w:r>
        <w:r>
          <w:rPr>
            <w:lang w:val="en-GB"/>
          </w:rPr>
          <w:t xml:space="preserve"> conceptual, </w:t>
        </w:r>
      </w:ins>
      <w:ins w:id="355" w:author="Bryan Sime" w:date="2026-02-13T08:40:00Z" w16du:dateUtc="2026-02-13T07:40:00Z">
        <w:r w:rsidRPr="00FA42B1">
          <w:rPr>
            <w:lang w:val="en-GB"/>
          </w:rPr>
          <w:t>d</w:t>
        </w:r>
        <w:r>
          <w:rPr>
            <w:lang w:val="en-GB"/>
          </w:rPr>
          <w:t xml:space="preserve">escribe the </w:t>
        </w:r>
        <w:r>
          <w:rPr>
            <w:b/>
            <w:bCs/>
            <w:lang w:val="en-GB"/>
          </w:rPr>
          <w:t>“what?”</w:t>
        </w:r>
        <w:r>
          <w:rPr>
            <w:lang w:val="en-GB"/>
          </w:rPr>
          <w:t xml:space="preserve">, that is to say what the information system </w:t>
        </w:r>
        <w:r w:rsidRPr="00FA42B1">
          <w:rPr>
            <w:lang w:val="en-GB"/>
          </w:rPr>
          <w:t>d</w:t>
        </w:r>
        <w:r>
          <w:rPr>
            <w:lang w:val="en-GB"/>
          </w:rPr>
          <w:t xml:space="preserve">oes it reason for being (what to </w:t>
        </w:r>
        <w:r w:rsidRPr="00FA42B1">
          <w:rPr>
            <w:lang w:val="en-GB"/>
          </w:rPr>
          <w:t>d</w:t>
        </w:r>
        <w:r>
          <w:rPr>
            <w:lang w:val="en-GB"/>
          </w:rPr>
          <w:t xml:space="preserve">o? With what </w:t>
        </w:r>
        <w:r w:rsidRPr="00FA42B1">
          <w:rPr>
            <w:lang w:val="en-GB"/>
          </w:rPr>
          <w:t>d</w:t>
        </w:r>
        <w:r>
          <w:rPr>
            <w:lang w:val="en-GB"/>
          </w:rPr>
          <w:t>ata?)</w:t>
        </w:r>
      </w:ins>
      <w:ins w:id="356" w:author="Bryan Sime" w:date="2026-02-13T08:41:00Z" w16du:dateUtc="2026-02-13T07:41:00Z">
        <w:r>
          <w:rPr>
            <w:lang w:val="en-GB"/>
          </w:rPr>
          <w:t xml:space="preserve">. the functions are </w:t>
        </w:r>
        <w:r w:rsidRPr="00FA42B1">
          <w:rPr>
            <w:lang w:val="en-GB"/>
          </w:rPr>
          <w:t>d</w:t>
        </w:r>
        <w:r>
          <w:rPr>
            <w:lang w:val="en-GB"/>
          </w:rPr>
          <w:t>escribe</w:t>
        </w:r>
        <w:r w:rsidRPr="00FA42B1">
          <w:rPr>
            <w:lang w:val="en-GB"/>
          </w:rPr>
          <w:t>d</w:t>
        </w:r>
        <w:r>
          <w:rPr>
            <w:lang w:val="en-GB"/>
          </w:rPr>
          <w:t xml:space="preserve"> without taking into account the material constraint nor aspect of work organization</w:t>
        </w:r>
      </w:ins>
      <w:ins w:id="357" w:author="Bryan Sime" w:date="2026-02-13T08:42:00Z" w16du:dateUtc="2026-02-13T07:42:00Z">
        <w:r>
          <w:rPr>
            <w:lang w:val="en-GB"/>
          </w:rPr>
          <w:t xml:space="preserve"> </w:t>
        </w:r>
      </w:ins>
      <w:ins w:id="358" w:author="Bryan Sime" w:date="2026-02-13T08:41:00Z" w16du:dateUtc="2026-02-13T07:41:00Z">
        <w:r>
          <w:rPr>
            <w:lang w:val="en-GB"/>
          </w:rPr>
          <w:t>within the compa</w:t>
        </w:r>
      </w:ins>
      <w:ins w:id="359" w:author="Bryan Sime" w:date="2026-02-13T08:42:00Z" w16du:dateUtc="2026-02-13T07:42:00Z">
        <w:r>
          <w:rPr>
            <w:lang w:val="en-GB"/>
          </w:rPr>
          <w:t>ny.</w:t>
        </w:r>
      </w:ins>
    </w:p>
    <w:p w:rsidR="00FA42B1" w:rsidRDefault="00FA42B1" w:rsidP="00FA42B1">
      <w:pPr>
        <w:rPr>
          <w:ins w:id="360" w:author="Bryan Sime" w:date="2026-02-13T08:42:00Z" w16du:dateUtc="2026-02-13T07:42:00Z"/>
          <w:lang w:val="en-GB"/>
        </w:rPr>
      </w:pPr>
      <w:ins w:id="361" w:author="Bryan Sime" w:date="2026-02-13T08:42:00Z" w16du:dateUtc="2026-02-13T07:42:00Z">
        <w:r>
          <w:rPr>
            <w:lang w:val="en-GB"/>
          </w:rPr>
          <w:lastRenderedPageBreak/>
          <w:t xml:space="preserve">The </w:t>
        </w:r>
        <w:r w:rsidRPr="00FA42B1">
          <w:rPr>
            <w:lang w:val="en-GB"/>
          </w:rPr>
          <w:t>d</w:t>
        </w:r>
        <w:r>
          <w:rPr>
            <w:lang w:val="en-GB"/>
          </w:rPr>
          <w:t>ifferent mo</w:t>
        </w:r>
        <w:r w:rsidRPr="00FA42B1">
          <w:rPr>
            <w:lang w:val="en-GB"/>
          </w:rPr>
          <w:t>d</w:t>
        </w:r>
        <w:r>
          <w:rPr>
            <w:lang w:val="en-GB"/>
          </w:rPr>
          <w:t xml:space="preserve">el offer </w:t>
        </w:r>
      </w:ins>
      <w:ins w:id="362" w:author="Bryan Sime" w:date="2026-02-13T08:44:00Z" w16du:dateUtc="2026-02-13T07:44:00Z">
        <w:r w:rsidR="00CD3254">
          <w:rPr>
            <w:lang w:val="en-GB"/>
          </w:rPr>
          <w:t>are</w:t>
        </w:r>
      </w:ins>
      <w:ins w:id="363" w:author="Bryan Sime" w:date="2026-02-13T08:42:00Z" w16du:dateUtc="2026-02-13T07:42:00Z">
        <w:r>
          <w:rPr>
            <w:lang w:val="en-GB"/>
          </w:rPr>
          <w:t>;</w:t>
        </w:r>
      </w:ins>
    </w:p>
    <w:p w:rsidR="00FA42B1" w:rsidRDefault="00FA42B1" w:rsidP="00FA42B1">
      <w:pPr>
        <w:pStyle w:val="ListParagraph"/>
        <w:numPr>
          <w:ilvl w:val="0"/>
          <w:numId w:val="15"/>
        </w:numPr>
        <w:rPr>
          <w:ins w:id="364" w:author="Bryan Sime" w:date="2026-02-13T08:42:00Z" w16du:dateUtc="2026-02-13T07:42:00Z"/>
          <w:lang w:val="en-GB"/>
        </w:rPr>
      </w:pPr>
      <w:ins w:id="365" w:author="Bryan Sime" w:date="2026-02-13T08:42:00Z" w16du:dateUtc="2026-02-13T07:42:00Z">
        <w:r>
          <w:rPr>
            <w:lang w:val="en-GB"/>
          </w:rPr>
          <w:t>The con</w:t>
        </w:r>
      </w:ins>
      <w:ins w:id="366" w:author="Bryan Sime" w:date="2026-02-13T08:44:00Z" w16du:dateUtc="2026-02-13T07:44:00Z">
        <w:r w:rsidR="00CD3254">
          <w:rPr>
            <w:lang w:val="en-GB"/>
          </w:rPr>
          <w:t>c</w:t>
        </w:r>
      </w:ins>
      <w:ins w:id="367" w:author="Bryan Sime" w:date="2026-02-13T08:42:00Z" w16du:dateUtc="2026-02-13T07:42:00Z">
        <w:r>
          <w:rPr>
            <w:lang w:val="en-GB"/>
          </w:rPr>
          <w:t>eptual mo</w:t>
        </w:r>
        <w:r w:rsidRPr="00FA42B1">
          <w:rPr>
            <w:lang w:val="en-GB"/>
          </w:rPr>
          <w:t>d</w:t>
        </w:r>
        <w:r>
          <w:rPr>
            <w:lang w:val="en-GB"/>
          </w:rPr>
          <w:t>el (CM) an</w:t>
        </w:r>
        <w:r w:rsidRPr="00FA42B1">
          <w:rPr>
            <w:lang w:val="en-GB"/>
          </w:rPr>
          <w:t>d</w:t>
        </w:r>
        <w:r>
          <w:rPr>
            <w:lang w:val="en-GB"/>
          </w:rPr>
          <w:t xml:space="preserve"> the conceptual flow mo</w:t>
        </w:r>
        <w:r w:rsidRPr="00FA42B1">
          <w:rPr>
            <w:lang w:val="en-GB"/>
          </w:rPr>
          <w:t>d</w:t>
        </w:r>
        <w:r>
          <w:rPr>
            <w:lang w:val="en-GB"/>
          </w:rPr>
          <w:t>el (CFM)</w:t>
        </w:r>
      </w:ins>
    </w:p>
    <w:p w:rsidR="00FA42B1" w:rsidRDefault="00FA42B1" w:rsidP="00FA42B1">
      <w:pPr>
        <w:pStyle w:val="ListParagraph"/>
        <w:numPr>
          <w:ilvl w:val="0"/>
          <w:numId w:val="15"/>
        </w:numPr>
        <w:rPr>
          <w:ins w:id="368" w:author="Bryan Sime" w:date="2026-02-13T08:43:00Z" w16du:dateUtc="2026-02-13T07:43:00Z"/>
          <w:lang w:val="en-GB"/>
        </w:rPr>
      </w:pPr>
      <w:ins w:id="369" w:author="Bryan Sime" w:date="2026-02-13T08:42:00Z" w16du:dateUtc="2026-02-13T07:42:00Z">
        <w:r>
          <w:rPr>
            <w:lang w:val="en-GB"/>
          </w:rPr>
          <w:t>The conceptu</w:t>
        </w:r>
      </w:ins>
      <w:ins w:id="370" w:author="Bryan Sime" w:date="2026-02-13T08:43:00Z" w16du:dateUtc="2026-02-13T07:43:00Z">
        <w:r>
          <w:rPr>
            <w:lang w:val="en-GB"/>
          </w:rPr>
          <w:t xml:space="preserve">al </w:t>
        </w:r>
        <w:r w:rsidRPr="00FA42B1">
          <w:rPr>
            <w:lang w:val="en-GB"/>
          </w:rPr>
          <w:t>d</w:t>
        </w:r>
        <w:r>
          <w:rPr>
            <w:lang w:val="en-GB"/>
          </w:rPr>
          <w:t>ata mo</w:t>
        </w:r>
        <w:r w:rsidRPr="00FA42B1">
          <w:rPr>
            <w:lang w:val="en-GB"/>
          </w:rPr>
          <w:t>d</w:t>
        </w:r>
        <w:r>
          <w:rPr>
            <w:lang w:val="en-GB"/>
          </w:rPr>
          <w:t>el (CDM)</w:t>
        </w:r>
      </w:ins>
    </w:p>
    <w:p w:rsidR="00CD3254" w:rsidRDefault="00FA42B1" w:rsidP="00FA42B1">
      <w:pPr>
        <w:pStyle w:val="ListParagraph"/>
        <w:numPr>
          <w:ilvl w:val="0"/>
          <w:numId w:val="15"/>
        </w:numPr>
        <w:rPr>
          <w:ins w:id="371" w:author="Bryan Sime" w:date="2026-02-13T08:43:00Z" w16du:dateUtc="2026-02-13T07:43:00Z"/>
          <w:lang w:val="en-GB"/>
        </w:rPr>
      </w:pPr>
      <w:ins w:id="372" w:author="Bryan Sime" w:date="2026-02-13T08:43:00Z" w16du:dateUtc="2026-02-13T07:43:00Z">
        <w:r>
          <w:rPr>
            <w:lang w:val="en-GB"/>
          </w:rPr>
          <w:t xml:space="preserve">The conceptual </w:t>
        </w:r>
        <w:r w:rsidR="00CD3254">
          <w:rPr>
            <w:lang w:val="en-GB"/>
          </w:rPr>
          <w:t>treatment mo</w:t>
        </w:r>
        <w:r w:rsidR="00CD3254" w:rsidRPr="00CD3254">
          <w:rPr>
            <w:lang w:val="en-GB"/>
          </w:rPr>
          <w:t>d</w:t>
        </w:r>
        <w:r w:rsidR="00CD3254">
          <w:rPr>
            <w:lang w:val="en-GB"/>
          </w:rPr>
          <w:t>el (</w:t>
        </w:r>
      </w:ins>
      <w:ins w:id="373" w:author="Bryan Sime" w:date="2026-02-13T08:44:00Z" w16du:dateUtc="2026-02-13T07:44:00Z">
        <w:r w:rsidR="00CD3254">
          <w:rPr>
            <w:lang w:val="en-GB"/>
          </w:rPr>
          <w:t>CTM)</w:t>
        </w:r>
      </w:ins>
    </w:p>
    <w:p w:rsidR="00CD3254" w:rsidRDefault="00CD3254" w:rsidP="00CD3254">
      <w:pPr>
        <w:pStyle w:val="ListParagraph"/>
        <w:numPr>
          <w:ilvl w:val="0"/>
          <w:numId w:val="15"/>
        </w:numPr>
        <w:rPr>
          <w:ins w:id="374" w:author="Bryan Sime" w:date="2026-02-13T08:52:00Z" w16du:dateUtc="2026-02-13T07:52:00Z"/>
          <w:lang w:val="en-GB"/>
        </w:rPr>
      </w:pPr>
      <w:ins w:id="375" w:author="Bryan Sime" w:date="2026-02-13T08:43:00Z" w16du:dateUtc="2026-02-13T07:43:00Z">
        <w:r>
          <w:rPr>
            <w:lang w:val="en-GB"/>
          </w:rPr>
          <w:t>The analytical conceptual treatment mo</w:t>
        </w:r>
        <w:r w:rsidRPr="00CD3254">
          <w:rPr>
            <w:lang w:val="en-GB"/>
          </w:rPr>
          <w:t>d</w:t>
        </w:r>
        <w:r>
          <w:rPr>
            <w:lang w:val="en-GB"/>
          </w:rPr>
          <w:t>el (ACTM)</w:t>
        </w:r>
        <w:r w:rsidR="00FA42B1">
          <w:rPr>
            <w:lang w:val="en-GB"/>
          </w:rPr>
          <w:t xml:space="preserve"> </w:t>
        </w:r>
      </w:ins>
    </w:p>
    <w:p w:rsidR="00CD3254" w:rsidRDefault="00CD3254" w:rsidP="000C3C94">
      <w:pPr>
        <w:rPr>
          <w:ins w:id="376" w:author="Bryan Sime" w:date="2026-02-13T08:57:00Z" w16du:dateUtc="2026-02-13T07:57:00Z"/>
          <w:lang w:val="en-GB"/>
        </w:rPr>
      </w:pPr>
    </w:p>
    <w:p w:rsidR="000C3C94" w:rsidRPr="000C3C94" w:rsidRDefault="000C3C94">
      <w:pPr>
        <w:pStyle w:val="ListParagraph"/>
        <w:numPr>
          <w:ilvl w:val="0"/>
          <w:numId w:val="19"/>
        </w:numPr>
        <w:rPr>
          <w:ins w:id="377" w:author="Bryan Sime" w:date="2026-02-13T08:52:00Z" w16du:dateUtc="2026-02-13T07:52:00Z"/>
          <w:b/>
          <w:bCs/>
          <w:u w:val="single"/>
          <w:lang w:val="en-GB"/>
          <w:rPrChange w:id="378" w:author="Bryan Sime" w:date="2026-02-13T08:58:00Z" w16du:dateUtc="2026-02-13T07:58:00Z">
            <w:rPr>
              <w:ins w:id="379" w:author="Bryan Sime" w:date="2026-02-13T08:52:00Z" w16du:dateUtc="2026-02-13T07:52:00Z"/>
              <w:lang w:val="en-GB"/>
            </w:rPr>
          </w:rPrChange>
        </w:rPr>
        <w:pPrChange w:id="380" w:author="Bryan Sime" w:date="2026-02-13T08:58:00Z" w16du:dateUtc="2026-02-13T07:58:00Z">
          <w:pPr/>
        </w:pPrChange>
      </w:pPr>
      <w:ins w:id="381" w:author="Bryan Sime" w:date="2026-02-13T08:58:00Z" w16du:dateUtc="2026-02-13T07:58:00Z">
        <w:r w:rsidRPr="000C3C94">
          <w:rPr>
            <w:b/>
            <w:bCs/>
            <w:u w:val="single"/>
            <w:lang w:val="en-GB"/>
            <w:rPrChange w:id="382" w:author="Bryan Sime" w:date="2026-02-13T08:58:00Z" w16du:dateUtc="2026-02-13T07:58:00Z">
              <w:rPr>
                <w:lang w:val="en-GB"/>
              </w:rPr>
            </w:rPrChange>
          </w:rPr>
          <w:t>The conceptual model (CM) and the conceptual flow model (CFM)</w:t>
        </w:r>
      </w:ins>
    </w:p>
    <w:p w:rsidR="00CD3254" w:rsidRDefault="00CD3254" w:rsidP="00CD3254">
      <w:pPr>
        <w:rPr>
          <w:ins w:id="383" w:author="Bryan Sime" w:date="2026-02-13T08:58:00Z" w16du:dateUtc="2026-02-13T07:58:00Z"/>
          <w:lang w:val="en-GB"/>
        </w:rPr>
      </w:pPr>
      <w:ins w:id="384" w:author="Bryan Sime" w:date="2026-02-13T08:52:00Z" w16du:dateUtc="2026-02-13T07:52:00Z">
        <w:r>
          <w:rPr>
            <w:lang w:val="en-GB"/>
          </w:rPr>
          <w:t>In merise, the conceptual m</w:t>
        </w:r>
      </w:ins>
      <w:ins w:id="385" w:author="Bryan Sime" w:date="2026-02-13T08:53:00Z" w16du:dateUtc="2026-02-13T07:53:00Z">
        <w:r>
          <w:rPr>
            <w:lang w:val="en-GB"/>
          </w:rPr>
          <w:t>o</w:t>
        </w:r>
        <w:r w:rsidRPr="00CD3254">
          <w:rPr>
            <w:lang w:val="en-GB"/>
          </w:rPr>
          <w:t>d</w:t>
        </w:r>
        <w:r>
          <w:rPr>
            <w:lang w:val="en-GB"/>
          </w:rPr>
          <w:t>el of communication () are functional mo</w:t>
        </w:r>
        <w:r w:rsidRPr="00CD3254">
          <w:rPr>
            <w:lang w:val="en-GB"/>
          </w:rPr>
          <w:t>d</w:t>
        </w:r>
        <w:r>
          <w:rPr>
            <w:lang w:val="en-GB"/>
          </w:rPr>
          <w:t xml:space="preserve">els. They answer the question </w:t>
        </w:r>
        <w:r>
          <w:rPr>
            <w:b/>
            <w:bCs/>
            <w:lang w:val="en-GB"/>
          </w:rPr>
          <w:t xml:space="preserve">“what </w:t>
        </w:r>
        <w:r w:rsidRPr="000C3C94">
          <w:rPr>
            <w:b/>
            <w:bCs/>
            <w:lang w:val="en-GB"/>
            <w:rPrChange w:id="386" w:author="Bryan Sime" w:date="2026-02-13T08:54:00Z" w16du:dateUtc="2026-02-13T07:54:00Z">
              <w:rPr>
                <w:lang w:val="en-GB"/>
              </w:rPr>
            </w:rPrChange>
          </w:rPr>
          <w:t>does the system do</w:t>
        </w:r>
        <w:r>
          <w:rPr>
            <w:b/>
            <w:bCs/>
            <w:lang w:val="en-GB"/>
          </w:rPr>
          <w:t xml:space="preserve">”, </w:t>
        </w:r>
        <w:r>
          <w:rPr>
            <w:lang w:val="en-GB"/>
          </w:rPr>
          <w:t>goal of</w:t>
        </w:r>
      </w:ins>
      <w:ins w:id="387" w:author="Bryan Sime" w:date="2026-02-13T08:54:00Z" w16du:dateUtc="2026-02-13T07:54:00Z">
        <w:r>
          <w:rPr>
            <w:lang w:val="en-GB"/>
          </w:rPr>
          <w:t xml:space="preserve"> this mo</w:t>
        </w:r>
        <w:r w:rsidRPr="00CD3254">
          <w:rPr>
            <w:lang w:val="en-GB"/>
          </w:rPr>
          <w:t>d</w:t>
        </w:r>
        <w:r>
          <w:rPr>
            <w:lang w:val="en-GB"/>
          </w:rPr>
          <w:t xml:space="preserve">el is to represent the movement of </w:t>
        </w:r>
        <w:r w:rsidRPr="00CD3254">
          <w:rPr>
            <w:lang w:val="en-GB"/>
          </w:rPr>
          <w:t>d</w:t>
        </w:r>
        <w:r>
          <w:rPr>
            <w:lang w:val="en-GB"/>
          </w:rPr>
          <w:t>ata within an IS an</w:t>
        </w:r>
        <w:r w:rsidRPr="00CD3254">
          <w:rPr>
            <w:lang w:val="en-GB"/>
          </w:rPr>
          <w:t>d</w:t>
        </w:r>
        <w:r>
          <w:rPr>
            <w:lang w:val="en-GB"/>
          </w:rPr>
          <w:t xml:space="preserve"> between the IS an</w:t>
        </w:r>
        <w:r w:rsidRPr="00CD3254">
          <w:rPr>
            <w:lang w:val="en-GB"/>
          </w:rPr>
          <w:t>d</w:t>
        </w:r>
        <w:r>
          <w:rPr>
            <w:lang w:val="en-GB"/>
          </w:rPr>
          <w:t xml:space="preserve"> the environment</w:t>
        </w:r>
        <w:r w:rsidR="000C3C94">
          <w:rPr>
            <w:lang w:val="en-GB"/>
          </w:rPr>
          <w:t>. The fun</w:t>
        </w:r>
        <w:r w:rsidR="000C3C94" w:rsidRPr="00CD3254">
          <w:rPr>
            <w:lang w:val="en-GB"/>
          </w:rPr>
          <w:t>d</w:t>
        </w:r>
        <w:r w:rsidR="000C3C94">
          <w:rPr>
            <w:lang w:val="en-GB"/>
          </w:rPr>
          <w:t>amental conc</w:t>
        </w:r>
      </w:ins>
      <w:ins w:id="388" w:author="Bryan Sime" w:date="2026-02-13T08:55:00Z" w16du:dateUtc="2026-02-13T07:55:00Z">
        <w:r w:rsidR="000C3C94">
          <w:rPr>
            <w:lang w:val="en-GB"/>
          </w:rPr>
          <w:t xml:space="preserve">ept here in lies the message: it helps to </w:t>
        </w:r>
        <w:r w:rsidR="000C3C94" w:rsidRPr="00CD3254">
          <w:rPr>
            <w:lang w:val="en-GB"/>
          </w:rPr>
          <w:t>d</w:t>
        </w:r>
        <w:r w:rsidR="000C3C94">
          <w:rPr>
            <w:lang w:val="en-GB"/>
          </w:rPr>
          <w:t>escribe a flow of activities an</w:t>
        </w:r>
        <w:r w:rsidR="000C3C94" w:rsidRPr="00CD3254">
          <w:rPr>
            <w:lang w:val="en-GB"/>
          </w:rPr>
          <w:t>d</w:t>
        </w:r>
        <w:r w:rsidR="000C3C94">
          <w:rPr>
            <w:lang w:val="en-GB"/>
          </w:rPr>
          <w:t xml:space="preserve"> s</w:t>
        </w:r>
      </w:ins>
      <w:ins w:id="389" w:author="Bryan Sime" w:date="2026-02-13T08:56:00Z" w16du:dateUtc="2026-02-13T07:56:00Z">
        <w:r w:rsidR="000C3C94">
          <w:rPr>
            <w:lang w:val="en-GB"/>
          </w:rPr>
          <w:t>y</w:t>
        </w:r>
      </w:ins>
      <w:ins w:id="390" w:author="Bryan Sime" w:date="2026-02-13T08:55:00Z" w16du:dateUtc="2026-02-13T07:55:00Z">
        <w:r w:rsidR="000C3C94">
          <w:rPr>
            <w:lang w:val="en-GB"/>
          </w:rPr>
          <w:t>mbolises the relation</w:t>
        </w:r>
      </w:ins>
      <w:ins w:id="391" w:author="Bryan Sime" w:date="2026-02-13T08:56:00Z" w16du:dateUtc="2026-02-13T07:56:00Z">
        <w:r w:rsidR="000C3C94">
          <w:rPr>
            <w:lang w:val="en-GB"/>
          </w:rPr>
          <w:t>ship between the functional systems (internal an</w:t>
        </w:r>
        <w:r w:rsidR="000C3C94" w:rsidRPr="00CD3254">
          <w:rPr>
            <w:lang w:val="en-GB"/>
          </w:rPr>
          <w:t>d</w:t>
        </w:r>
        <w:r w:rsidR="000C3C94">
          <w:rPr>
            <w:lang w:val="en-GB"/>
          </w:rPr>
          <w:t xml:space="preserve"> external) to the company we </w:t>
        </w:r>
        <w:r w:rsidR="000C3C94" w:rsidRPr="00CD3254">
          <w:rPr>
            <w:lang w:val="en-GB"/>
          </w:rPr>
          <w:t>d</w:t>
        </w:r>
        <w:r w:rsidR="000C3C94">
          <w:rPr>
            <w:lang w:val="en-GB"/>
          </w:rPr>
          <w:t>istinguish two levels of representation: the context mo</w:t>
        </w:r>
        <w:r w:rsidR="000C3C94" w:rsidRPr="00CD3254">
          <w:rPr>
            <w:lang w:val="en-GB"/>
          </w:rPr>
          <w:t>d</w:t>
        </w:r>
        <w:r w:rsidR="000C3C94">
          <w:rPr>
            <w:lang w:val="en-GB"/>
          </w:rPr>
          <w:t>el</w:t>
        </w:r>
      </w:ins>
      <w:ins w:id="392" w:author="Bryan Sime" w:date="2026-02-13T08:57:00Z" w16du:dateUtc="2026-02-13T07:57:00Z">
        <w:r w:rsidR="000C3C94">
          <w:rPr>
            <w:lang w:val="en-GB"/>
          </w:rPr>
          <w:t xml:space="preserve"> (or </w:t>
        </w:r>
        <w:r w:rsidR="000C3C94" w:rsidRPr="00CD3254">
          <w:rPr>
            <w:lang w:val="en-GB"/>
          </w:rPr>
          <w:t>d</w:t>
        </w:r>
        <w:r w:rsidR="000C3C94">
          <w:rPr>
            <w:lang w:val="en-GB"/>
          </w:rPr>
          <w:t>iagram) an</w:t>
        </w:r>
        <w:r w:rsidR="000C3C94" w:rsidRPr="00CD3254">
          <w:rPr>
            <w:lang w:val="en-GB"/>
          </w:rPr>
          <w:t>d</w:t>
        </w:r>
        <w:r w:rsidR="000C3C94">
          <w:rPr>
            <w:lang w:val="en-GB"/>
          </w:rPr>
          <w:t xml:space="preserve"> the mo</w:t>
        </w:r>
        <w:r w:rsidR="000C3C94" w:rsidRPr="00CD3254">
          <w:rPr>
            <w:lang w:val="en-GB"/>
          </w:rPr>
          <w:t>d</w:t>
        </w:r>
        <w:r w:rsidR="000C3C94">
          <w:rPr>
            <w:lang w:val="en-GB"/>
          </w:rPr>
          <w:t xml:space="preserve">el or conceptual flow </w:t>
        </w:r>
        <w:r w:rsidR="000C3C94" w:rsidRPr="00CD3254">
          <w:rPr>
            <w:lang w:val="en-GB"/>
          </w:rPr>
          <w:t>d</w:t>
        </w:r>
        <w:r w:rsidR="000C3C94">
          <w:rPr>
            <w:lang w:val="en-GB"/>
          </w:rPr>
          <w:t>iagram</w:t>
        </w:r>
      </w:ins>
    </w:p>
    <w:p w:rsidR="000C3C94" w:rsidRDefault="000C3C94" w:rsidP="00CD3254">
      <w:pPr>
        <w:rPr>
          <w:ins w:id="393" w:author="Bryan Sime" w:date="2026-02-13T08:58:00Z" w16du:dateUtc="2026-02-13T07:58:00Z"/>
          <w:b/>
          <w:bCs/>
          <w:lang w:val="en-GB"/>
        </w:rPr>
      </w:pPr>
      <w:ins w:id="394" w:author="Bryan Sime" w:date="2026-02-13T08:58:00Z" w16du:dateUtc="2026-02-13T07:58:00Z">
        <w:r>
          <w:rPr>
            <w:b/>
            <w:bCs/>
            <w:lang w:val="en-GB"/>
          </w:rPr>
          <w:t>The concept</w:t>
        </w:r>
      </w:ins>
    </w:p>
    <w:p w:rsidR="000C3C94" w:rsidRDefault="000C3C94" w:rsidP="00CD3254">
      <w:pPr>
        <w:rPr>
          <w:ins w:id="395" w:author="Bryan Sime" w:date="2026-02-13T09:00:00Z" w16du:dateUtc="2026-02-13T08:00:00Z"/>
          <w:lang w:val="en-GB"/>
        </w:rPr>
      </w:pPr>
      <w:ins w:id="396" w:author="Bryan Sime" w:date="2026-02-13T08:58:00Z" w16du:dateUtc="2026-02-13T07:58:00Z">
        <w:r>
          <w:rPr>
            <w:lang w:val="en-GB"/>
          </w:rPr>
          <w:t>several concept</w:t>
        </w:r>
      </w:ins>
      <w:ins w:id="397" w:author="Bryan Sime" w:date="2026-02-13T09:06:00Z" w16du:dateUtc="2026-02-13T08:06:00Z">
        <w:r w:rsidR="00672740">
          <w:rPr>
            <w:lang w:val="en-GB"/>
          </w:rPr>
          <w:t>s</w:t>
        </w:r>
      </w:ins>
      <w:ins w:id="398" w:author="Bryan Sime" w:date="2026-02-13T08:58:00Z" w16du:dateUtc="2026-02-13T07:58:00Z">
        <w:r>
          <w:rPr>
            <w:lang w:val="en-GB"/>
          </w:rPr>
          <w:t xml:space="preserve"> are </w:t>
        </w:r>
      </w:ins>
      <w:ins w:id="399" w:author="Bryan Sime" w:date="2026-02-13T08:59:00Z" w16du:dateUtc="2026-02-13T07:59:00Z">
        <w:r>
          <w:rPr>
            <w:lang w:val="en-GB"/>
          </w:rPr>
          <w:t>linke</w:t>
        </w:r>
        <w:r w:rsidRPr="00CD3254">
          <w:rPr>
            <w:lang w:val="en-GB"/>
          </w:rPr>
          <w:t>d</w:t>
        </w:r>
      </w:ins>
      <w:ins w:id="400" w:author="Bryan Sime" w:date="2026-02-13T08:58:00Z" w16du:dateUtc="2026-02-13T07:58:00Z">
        <w:r>
          <w:rPr>
            <w:lang w:val="en-GB"/>
          </w:rPr>
          <w:t xml:space="preserve"> </w:t>
        </w:r>
      </w:ins>
      <w:ins w:id="401" w:author="Bryan Sime" w:date="2026-02-13T08:59:00Z" w16du:dateUtc="2026-02-13T07:59:00Z">
        <w:r>
          <w:rPr>
            <w:lang w:val="en-GB"/>
          </w:rPr>
          <w:t>t</w:t>
        </w:r>
      </w:ins>
      <w:ins w:id="402" w:author="Bryan Sime" w:date="2026-02-13T08:58:00Z" w16du:dateUtc="2026-02-13T07:58:00Z">
        <w:r>
          <w:rPr>
            <w:lang w:val="en-GB"/>
          </w:rPr>
          <w:t xml:space="preserve">o conceptual </w:t>
        </w:r>
      </w:ins>
      <w:ins w:id="403" w:author="Bryan Sime" w:date="2026-02-13T08:59:00Z" w16du:dateUtc="2026-02-13T07:59:00Z">
        <w:r>
          <w:rPr>
            <w:lang w:val="en-GB"/>
          </w:rPr>
          <w:t>modelling an</w:t>
        </w:r>
        <w:r w:rsidRPr="00CD3254">
          <w:rPr>
            <w:lang w:val="en-GB"/>
          </w:rPr>
          <w:t>d</w:t>
        </w:r>
      </w:ins>
      <w:ins w:id="404" w:author="Bryan Sime" w:date="2026-02-13T09:00:00Z" w16du:dateUtc="2026-02-13T08:00:00Z">
        <w:r>
          <w:rPr>
            <w:lang w:val="en-GB"/>
          </w:rPr>
          <w:t xml:space="preserve"> are useful for this un</w:t>
        </w:r>
        <w:r w:rsidRPr="00CD3254">
          <w:rPr>
            <w:lang w:val="en-GB"/>
          </w:rPr>
          <w:t>d</w:t>
        </w:r>
        <w:r>
          <w:rPr>
            <w:lang w:val="en-GB"/>
          </w:rPr>
          <w:t>erstan</w:t>
        </w:r>
        <w:r w:rsidRPr="00CD3254">
          <w:rPr>
            <w:lang w:val="en-GB"/>
          </w:rPr>
          <w:t>d</w:t>
        </w:r>
        <w:r>
          <w:rPr>
            <w:lang w:val="en-GB"/>
          </w:rPr>
          <w:t>ing</w:t>
        </w:r>
      </w:ins>
      <w:ins w:id="405" w:author="Bryan Sime" w:date="2026-02-13T09:05:00Z" w16du:dateUtc="2026-02-13T08:05:00Z">
        <w:r w:rsidR="00672740">
          <w:rPr>
            <w:lang w:val="en-GB"/>
          </w:rPr>
          <w:t xml:space="preserve"> an</w:t>
        </w:r>
        <w:r w:rsidR="00672740" w:rsidRPr="00CD3254">
          <w:rPr>
            <w:lang w:val="en-GB"/>
          </w:rPr>
          <w:t>d</w:t>
        </w:r>
        <w:r w:rsidR="00672740">
          <w:rPr>
            <w:lang w:val="en-GB"/>
          </w:rPr>
          <w:t xml:space="preserve"> its materialization. T</w:t>
        </w:r>
      </w:ins>
      <w:ins w:id="406" w:author="Bryan Sime" w:date="2026-02-13T08:59:00Z" w16du:dateUtc="2026-02-13T07:59:00Z">
        <w:r>
          <w:rPr>
            <w:lang w:val="en-GB"/>
          </w:rPr>
          <w:t>his is the fi</w:t>
        </w:r>
      </w:ins>
      <w:ins w:id="407" w:author="Bryan Sime" w:date="2026-02-13T09:10:00Z" w16du:dateUtc="2026-02-13T08:10:00Z">
        <w:r w:rsidR="00672740">
          <w:rPr>
            <w:lang w:val="en-GB"/>
          </w:rPr>
          <w:t>el</w:t>
        </w:r>
        <w:r w:rsidR="00672740" w:rsidRPr="00CD3254">
          <w:rPr>
            <w:lang w:val="en-GB"/>
          </w:rPr>
          <w:t>d</w:t>
        </w:r>
      </w:ins>
      <w:ins w:id="408" w:author="Bryan Sime" w:date="2026-02-13T08:59:00Z" w16du:dateUtc="2026-02-13T07:59:00Z">
        <w:r>
          <w:rPr>
            <w:lang w:val="en-GB"/>
          </w:rPr>
          <w:t xml:space="preserve"> of stu</w:t>
        </w:r>
        <w:r w:rsidRPr="00CD3254">
          <w:rPr>
            <w:lang w:val="en-GB"/>
          </w:rPr>
          <w:t>d</w:t>
        </w:r>
        <w:r>
          <w:rPr>
            <w:lang w:val="en-GB"/>
          </w:rPr>
          <w:t xml:space="preserve">y, the </w:t>
        </w:r>
        <w:r w:rsidRPr="00CD3254">
          <w:rPr>
            <w:lang w:val="en-GB"/>
          </w:rPr>
          <w:t>d</w:t>
        </w:r>
        <w:r>
          <w:rPr>
            <w:lang w:val="en-GB"/>
          </w:rPr>
          <w:t>omain relate</w:t>
        </w:r>
        <w:r w:rsidRPr="00CD3254">
          <w:rPr>
            <w:lang w:val="en-GB"/>
          </w:rPr>
          <w:t>d</w:t>
        </w:r>
        <w:r>
          <w:rPr>
            <w:lang w:val="en-GB"/>
          </w:rPr>
          <w:t xml:space="preserve"> to the actor an</w:t>
        </w:r>
        <w:r w:rsidRPr="00CD3254">
          <w:rPr>
            <w:lang w:val="en-GB"/>
          </w:rPr>
          <w:t>d</w:t>
        </w:r>
        <w:r>
          <w:rPr>
            <w:lang w:val="en-GB"/>
          </w:rPr>
          <w:t xml:space="preserve"> finally the information flow.</w:t>
        </w:r>
      </w:ins>
    </w:p>
    <w:p w:rsidR="000C3C94" w:rsidRDefault="000C3C94" w:rsidP="000C3C94">
      <w:pPr>
        <w:pStyle w:val="ListParagraph"/>
        <w:numPr>
          <w:ilvl w:val="0"/>
          <w:numId w:val="20"/>
        </w:numPr>
        <w:rPr>
          <w:ins w:id="409" w:author="Bryan Sime" w:date="2026-02-13T09:06:00Z" w16du:dateUtc="2026-02-13T08:06:00Z"/>
          <w:lang w:val="en-GB"/>
        </w:rPr>
      </w:pPr>
      <w:ins w:id="410" w:author="Bryan Sime" w:date="2026-02-13T09:00:00Z" w16du:dateUtc="2026-02-13T08:00:00Z">
        <w:r w:rsidRPr="000C3C94">
          <w:rPr>
            <w:b/>
            <w:bCs/>
            <w:lang w:val="en-GB"/>
            <w:rPrChange w:id="411" w:author="Bryan Sime" w:date="2026-02-13T09:03:00Z" w16du:dateUtc="2026-02-13T08:03:00Z">
              <w:rPr>
                <w:lang w:val="en-GB"/>
              </w:rPr>
            </w:rPrChange>
          </w:rPr>
          <w:t>The field of study</w:t>
        </w:r>
      </w:ins>
      <w:ins w:id="412" w:author="Bryan Sime" w:date="2026-02-13T09:03:00Z" w16du:dateUtc="2026-02-13T08:03:00Z">
        <w:r>
          <w:rPr>
            <w:lang w:val="en-GB"/>
          </w:rPr>
          <w:t>:</w:t>
        </w:r>
      </w:ins>
      <w:ins w:id="413" w:author="Bryan Sime" w:date="2026-02-13T09:05:00Z" w16du:dateUtc="2026-02-13T08:05:00Z">
        <w:r w:rsidR="00672740">
          <w:rPr>
            <w:lang w:val="en-GB"/>
          </w:rPr>
          <w:t xml:space="preserve"> </w:t>
        </w:r>
      </w:ins>
      <w:ins w:id="414" w:author="Bryan Sime" w:date="2026-02-13T09:00:00Z" w16du:dateUtc="2026-02-13T08:00:00Z">
        <w:r>
          <w:rPr>
            <w:lang w:val="en-GB"/>
          </w:rPr>
          <w:t xml:space="preserve">one of the first step in merise is to </w:t>
        </w:r>
        <w:r w:rsidRPr="00CD3254">
          <w:rPr>
            <w:lang w:val="en-GB"/>
          </w:rPr>
          <w:t>d</w:t>
        </w:r>
        <w:r>
          <w:rPr>
            <w:lang w:val="en-GB"/>
          </w:rPr>
          <w:t>efine the fi</w:t>
        </w:r>
      </w:ins>
      <w:ins w:id="415" w:author="Bryan Sime" w:date="2026-02-14T08:03:00Z" w16du:dateUtc="2026-02-14T07:03:00Z">
        <w:r w:rsidR="00C87D7D">
          <w:rPr>
            <w:lang w:val="en-GB"/>
          </w:rPr>
          <w:t>e</w:t>
        </w:r>
      </w:ins>
      <w:ins w:id="416" w:author="Bryan Sime" w:date="2026-02-13T09:00:00Z" w16du:dateUtc="2026-02-13T08:00:00Z">
        <w:r>
          <w:rPr>
            <w:lang w:val="en-GB"/>
          </w:rPr>
          <w:t>l</w:t>
        </w:r>
      </w:ins>
      <w:ins w:id="417" w:author="Bryan Sime" w:date="2026-02-14T08:03:00Z" w16du:dateUtc="2026-02-14T07:03:00Z">
        <w:r w:rsidR="00C87D7D">
          <w:rPr>
            <w:lang w:val="en-GB"/>
          </w:rPr>
          <w:t>d</w:t>
        </w:r>
      </w:ins>
      <w:ins w:id="418" w:author="Bryan Sime" w:date="2026-02-13T09:00:00Z" w16du:dateUtc="2026-02-13T08:00:00Z">
        <w:r>
          <w:rPr>
            <w:lang w:val="en-GB"/>
          </w:rPr>
          <w:t xml:space="preserve"> of </w:t>
        </w:r>
      </w:ins>
      <w:ins w:id="419" w:author="Bryan Sime" w:date="2026-02-13T09:01:00Z" w16du:dateUtc="2026-02-13T08:01:00Z">
        <w:r>
          <w:rPr>
            <w:lang w:val="en-GB"/>
          </w:rPr>
          <w:t>stu</w:t>
        </w:r>
        <w:r w:rsidRPr="00CD3254">
          <w:rPr>
            <w:lang w:val="en-GB"/>
          </w:rPr>
          <w:t>d</w:t>
        </w:r>
        <w:r>
          <w:rPr>
            <w:lang w:val="en-GB"/>
          </w:rPr>
          <w:t>y. The fiel</w:t>
        </w:r>
        <w:r w:rsidRPr="00CD3254">
          <w:rPr>
            <w:lang w:val="en-GB"/>
          </w:rPr>
          <w:t>d</w:t>
        </w:r>
        <w:r>
          <w:rPr>
            <w:lang w:val="en-GB"/>
          </w:rPr>
          <w:t xml:space="preserve"> of stu</w:t>
        </w:r>
        <w:r w:rsidRPr="00CD3254">
          <w:rPr>
            <w:lang w:val="en-GB"/>
          </w:rPr>
          <w:t>d</w:t>
        </w:r>
        <w:r>
          <w:rPr>
            <w:lang w:val="en-GB"/>
          </w:rPr>
          <w:t>y encompasses all the homogeneous processes contain within the system un</w:t>
        </w:r>
        <w:r w:rsidRPr="00CD3254">
          <w:rPr>
            <w:lang w:val="en-GB"/>
          </w:rPr>
          <w:t>d</w:t>
        </w:r>
        <w:r>
          <w:rPr>
            <w:lang w:val="en-GB"/>
          </w:rPr>
          <w:t>er stu</w:t>
        </w:r>
        <w:r w:rsidRPr="00CD3254">
          <w:rPr>
            <w:lang w:val="en-GB"/>
          </w:rPr>
          <w:t>d</w:t>
        </w:r>
        <w:r>
          <w:rPr>
            <w:lang w:val="en-GB"/>
          </w:rPr>
          <w:t>y. It is a subset of the organization of whic</w:t>
        </w:r>
      </w:ins>
      <w:ins w:id="420" w:author="Bryan Sime" w:date="2026-02-13T09:02:00Z" w16du:dateUtc="2026-02-13T08:02:00Z">
        <w:r>
          <w:rPr>
            <w:lang w:val="en-GB"/>
          </w:rPr>
          <w:t>h will stu</w:t>
        </w:r>
        <w:r w:rsidRPr="00CD3254">
          <w:rPr>
            <w:lang w:val="en-GB"/>
          </w:rPr>
          <w:t>d</w:t>
        </w:r>
        <w:r>
          <w:rPr>
            <w:lang w:val="en-GB"/>
          </w:rPr>
          <w:t>ies the IS separately in other wor</w:t>
        </w:r>
        <w:r w:rsidRPr="00CD3254">
          <w:rPr>
            <w:lang w:val="en-GB"/>
          </w:rPr>
          <w:t>d</w:t>
        </w:r>
        <w:r>
          <w:rPr>
            <w:lang w:val="en-GB"/>
          </w:rPr>
          <w:t xml:space="preserve">s it is the </w:t>
        </w:r>
        <w:r w:rsidRPr="00CD3254">
          <w:rPr>
            <w:lang w:val="en-GB"/>
          </w:rPr>
          <w:t>d</w:t>
        </w:r>
        <w:r>
          <w:rPr>
            <w:lang w:val="en-GB"/>
          </w:rPr>
          <w:t>omain in which the analysis focuses to ach</w:t>
        </w:r>
      </w:ins>
      <w:ins w:id="421" w:author="Bryan Sime" w:date="2026-02-13T09:03:00Z" w16du:dateUtc="2026-02-13T08:03:00Z">
        <w:r>
          <w:rPr>
            <w:lang w:val="en-GB"/>
          </w:rPr>
          <w:t>ieve each fiel</w:t>
        </w:r>
        <w:r w:rsidRPr="00CD3254">
          <w:rPr>
            <w:lang w:val="en-GB"/>
          </w:rPr>
          <w:t>d</w:t>
        </w:r>
        <w:r>
          <w:rPr>
            <w:lang w:val="en-GB"/>
          </w:rPr>
          <w:t xml:space="preserve"> of stu</w:t>
        </w:r>
        <w:r w:rsidRPr="00CD3254">
          <w:rPr>
            <w:lang w:val="en-GB"/>
          </w:rPr>
          <w:t>d</w:t>
        </w:r>
        <w:r>
          <w:rPr>
            <w:lang w:val="en-GB"/>
          </w:rPr>
          <w:t>y is consi</w:t>
        </w:r>
        <w:r w:rsidRPr="00CD3254">
          <w:rPr>
            <w:lang w:val="en-GB"/>
          </w:rPr>
          <w:t>d</w:t>
        </w:r>
        <w:r>
          <w:rPr>
            <w:lang w:val="en-GB"/>
          </w:rPr>
          <w:t>ere</w:t>
        </w:r>
        <w:r w:rsidRPr="00CD3254">
          <w:rPr>
            <w:lang w:val="en-GB"/>
          </w:rPr>
          <w:t>d</w:t>
        </w:r>
        <w:r>
          <w:rPr>
            <w:lang w:val="en-GB"/>
          </w:rPr>
          <w:t xml:space="preserve"> “</w:t>
        </w:r>
        <w:r>
          <w:rPr>
            <w:b/>
            <w:bCs/>
            <w:lang w:val="en-GB"/>
          </w:rPr>
          <w:t>quasi-autonomous</w:t>
        </w:r>
        <w:r>
          <w:rPr>
            <w:lang w:val="en-GB"/>
          </w:rPr>
          <w:t>” with it own piloting syste</w:t>
        </w:r>
      </w:ins>
      <w:ins w:id="422" w:author="Bryan Sime" w:date="2026-02-13T09:04:00Z" w16du:dateUtc="2026-02-13T08:04:00Z">
        <w:r>
          <w:rPr>
            <w:lang w:val="en-GB"/>
          </w:rPr>
          <w:t>m, IS, operating system Ex. Other processing or consumer payment processing, absen</w:t>
        </w:r>
        <w:r w:rsidR="00672740">
          <w:rPr>
            <w:lang w:val="en-GB"/>
          </w:rPr>
          <w:t>ce</w:t>
        </w:r>
        <w:r>
          <w:rPr>
            <w:lang w:val="en-GB"/>
          </w:rPr>
          <w:t xml:space="preserve"> management</w:t>
        </w:r>
      </w:ins>
      <w:ins w:id="423" w:author="Bryan Sime" w:date="2026-02-13T09:05:00Z" w16du:dateUtc="2026-02-13T08:05:00Z">
        <w:r w:rsidR="00672740">
          <w:rPr>
            <w:lang w:val="en-GB"/>
          </w:rPr>
          <w:t>, sales activity management</w:t>
        </w:r>
      </w:ins>
      <w:ins w:id="424" w:author="Bryan Sime" w:date="2026-02-13T09:06:00Z" w16du:dateUtc="2026-02-13T08:06:00Z">
        <w:r w:rsidR="00672740">
          <w:rPr>
            <w:lang w:val="en-GB"/>
          </w:rPr>
          <w:t>.</w:t>
        </w:r>
      </w:ins>
    </w:p>
    <w:p w:rsidR="00672740" w:rsidRDefault="00672740" w:rsidP="000C3C94">
      <w:pPr>
        <w:pStyle w:val="ListParagraph"/>
        <w:numPr>
          <w:ilvl w:val="0"/>
          <w:numId w:val="20"/>
        </w:numPr>
        <w:rPr>
          <w:ins w:id="425" w:author="Bryan Sime" w:date="2026-02-13T09:08:00Z" w16du:dateUtc="2026-02-13T08:08:00Z"/>
          <w:lang w:val="en-GB"/>
        </w:rPr>
      </w:pPr>
      <w:ins w:id="426" w:author="Bryan Sime" w:date="2026-02-13T09:06:00Z" w16du:dateUtc="2026-02-13T08:06:00Z">
        <w:r>
          <w:rPr>
            <w:b/>
            <w:bCs/>
            <w:lang w:val="en-GB"/>
          </w:rPr>
          <w:t>The relate</w:t>
        </w:r>
        <w:r w:rsidRPr="00672740">
          <w:rPr>
            <w:b/>
            <w:bCs/>
            <w:lang w:val="en-GB"/>
            <w:rPrChange w:id="427" w:author="Bryan Sime" w:date="2026-02-13T09:10:00Z" w16du:dateUtc="2026-02-13T08:10:00Z">
              <w:rPr>
                <w:lang w:val="en-GB"/>
              </w:rPr>
            </w:rPrChange>
          </w:rPr>
          <w:t>d domain</w:t>
        </w:r>
        <w:r>
          <w:rPr>
            <w:lang w:val="en-GB"/>
          </w:rPr>
          <w:t xml:space="preserve">: The related </w:t>
        </w:r>
        <w:r w:rsidRPr="00CD3254">
          <w:rPr>
            <w:lang w:val="en-GB"/>
          </w:rPr>
          <w:t>d</w:t>
        </w:r>
        <w:r>
          <w:rPr>
            <w:lang w:val="en-GB"/>
          </w:rPr>
          <w:t>omain belongs to the company</w:t>
        </w:r>
      </w:ins>
      <w:ins w:id="428" w:author="Bryan Sime" w:date="2026-02-13T09:10:00Z" w16du:dateUtc="2026-02-13T08:10:00Z">
        <w:r>
          <w:rPr>
            <w:lang w:val="en-GB"/>
          </w:rPr>
          <w:t>.</w:t>
        </w:r>
      </w:ins>
      <w:ins w:id="429" w:author="Bryan Sime" w:date="2026-02-13T09:06:00Z" w16du:dateUtc="2026-02-13T08:06:00Z">
        <w:r>
          <w:rPr>
            <w:lang w:val="en-GB"/>
          </w:rPr>
          <w:t xml:space="preserve"> </w:t>
        </w:r>
      </w:ins>
      <w:ins w:id="430" w:author="Bryan Sime" w:date="2026-02-13T09:10:00Z" w16du:dateUtc="2026-02-13T08:10:00Z">
        <w:r>
          <w:rPr>
            <w:lang w:val="en-GB"/>
          </w:rPr>
          <w:t>I</w:t>
        </w:r>
      </w:ins>
      <w:ins w:id="431" w:author="Bryan Sime" w:date="2026-02-13T09:06:00Z" w16du:dateUtc="2026-02-13T08:06:00Z">
        <w:r>
          <w:rPr>
            <w:lang w:val="en-GB"/>
          </w:rPr>
          <w:t xml:space="preserve">t </w:t>
        </w:r>
      </w:ins>
      <w:ins w:id="432" w:author="Bryan Sime" w:date="2026-02-13T09:09:00Z" w16du:dateUtc="2026-02-13T08:09:00Z">
        <w:r>
          <w:rPr>
            <w:lang w:val="en-GB"/>
          </w:rPr>
          <w:t>interacts</w:t>
        </w:r>
      </w:ins>
      <w:ins w:id="433" w:author="Bryan Sime" w:date="2026-02-13T09:06:00Z" w16du:dateUtc="2026-02-13T08:06:00Z">
        <w:r>
          <w:rPr>
            <w:lang w:val="en-GB"/>
          </w:rPr>
          <w:t xml:space="preserve"> with the stu</w:t>
        </w:r>
        <w:r w:rsidRPr="00CD3254">
          <w:rPr>
            <w:lang w:val="en-GB"/>
          </w:rPr>
          <w:t>d</w:t>
        </w:r>
        <w:r>
          <w:rPr>
            <w:lang w:val="en-GB"/>
          </w:rPr>
          <w:t xml:space="preserve">y </w:t>
        </w:r>
        <w:r w:rsidRPr="00CD3254">
          <w:rPr>
            <w:lang w:val="en-GB"/>
          </w:rPr>
          <w:t>d</w:t>
        </w:r>
        <w:r>
          <w:rPr>
            <w:lang w:val="en-GB"/>
          </w:rPr>
          <w:t>omain through information exchange but is not part of it</w:t>
        </w:r>
      </w:ins>
      <w:ins w:id="434" w:author="Bryan Sime" w:date="2026-02-13T09:07:00Z" w16du:dateUtc="2026-02-13T08:07:00Z">
        <w:r>
          <w:rPr>
            <w:lang w:val="en-GB"/>
          </w:rPr>
          <w:t>. It correspon</w:t>
        </w:r>
        <w:r w:rsidRPr="00CD3254">
          <w:rPr>
            <w:lang w:val="en-GB"/>
          </w:rPr>
          <w:t>d</w:t>
        </w:r>
        <w:r>
          <w:rPr>
            <w:lang w:val="en-GB"/>
          </w:rPr>
          <w:t>s to the company other business area. These are only represente</w:t>
        </w:r>
        <w:r w:rsidRPr="00CD3254">
          <w:rPr>
            <w:lang w:val="en-GB"/>
          </w:rPr>
          <w:t>d</w:t>
        </w:r>
        <w:r>
          <w:rPr>
            <w:lang w:val="en-GB"/>
          </w:rPr>
          <w:t xml:space="preserve"> if they exchange information with the stu</w:t>
        </w:r>
        <w:r w:rsidRPr="00CD3254">
          <w:rPr>
            <w:lang w:val="en-GB"/>
          </w:rPr>
          <w:t>d</w:t>
        </w:r>
        <w:r>
          <w:rPr>
            <w:lang w:val="en-GB"/>
          </w:rPr>
          <w:t xml:space="preserve">y </w:t>
        </w:r>
        <w:r w:rsidRPr="00CD3254">
          <w:rPr>
            <w:lang w:val="en-GB"/>
          </w:rPr>
          <w:t>d</w:t>
        </w:r>
        <w:r>
          <w:rPr>
            <w:lang w:val="en-GB"/>
          </w:rPr>
          <w:t>omain</w:t>
        </w:r>
      </w:ins>
      <w:ins w:id="435" w:author="Bryan Sime" w:date="2026-02-13T09:08:00Z" w16du:dateUtc="2026-02-13T08:08:00Z">
        <w:r>
          <w:rPr>
            <w:lang w:val="en-GB"/>
          </w:rPr>
          <w:t>.</w:t>
        </w:r>
      </w:ins>
    </w:p>
    <w:p w:rsidR="00672740" w:rsidRDefault="00672740" w:rsidP="00672740">
      <w:pPr>
        <w:rPr>
          <w:ins w:id="436" w:author="Bryan Sime" w:date="2026-02-13T09:10:00Z" w16du:dateUtc="2026-02-13T08:10:00Z"/>
          <w:lang w:val="en-GB"/>
        </w:rPr>
      </w:pPr>
      <w:ins w:id="437" w:author="Bryan Sime" w:date="2026-02-13T09:08:00Z" w16du:dateUtc="2026-02-13T08:08:00Z">
        <w:r>
          <w:rPr>
            <w:b/>
            <w:bCs/>
            <w:lang w:val="en-GB"/>
          </w:rPr>
          <w:t>NB:</w:t>
        </w:r>
        <w:r>
          <w:rPr>
            <w:lang w:val="en-GB"/>
          </w:rPr>
          <w:t xml:space="preserve"> In a </w:t>
        </w:r>
      </w:ins>
      <w:ins w:id="438" w:author="Bryan Sime" w:date="2026-02-13T09:10:00Z" w16du:dateUtc="2026-02-13T08:10:00Z">
        <w:r>
          <w:rPr>
            <w:lang w:val="en-GB"/>
          </w:rPr>
          <w:t xml:space="preserve">context </w:t>
        </w:r>
        <w:r w:rsidRPr="00CD3254">
          <w:rPr>
            <w:lang w:val="en-GB"/>
          </w:rPr>
          <w:t>d</w:t>
        </w:r>
        <w:r>
          <w:rPr>
            <w:lang w:val="en-GB"/>
          </w:rPr>
          <w:t xml:space="preserve">iagram </w:t>
        </w:r>
        <w:r w:rsidRPr="00CD3254">
          <w:rPr>
            <w:lang w:val="en-GB"/>
          </w:rPr>
          <w:t>d</w:t>
        </w:r>
        <w:r>
          <w:rPr>
            <w:lang w:val="en-GB"/>
          </w:rPr>
          <w:t>ata flow</w:t>
        </w:r>
      </w:ins>
      <w:ins w:id="439" w:author="Bryan Sime" w:date="2026-02-13T09:08:00Z" w16du:dateUtc="2026-02-13T08:08:00Z">
        <w:r>
          <w:rPr>
            <w:lang w:val="en-GB"/>
          </w:rPr>
          <w:t xml:space="preserve"> between external actors an</w:t>
        </w:r>
        <w:r w:rsidRPr="00CD3254">
          <w:rPr>
            <w:lang w:val="en-GB"/>
          </w:rPr>
          <w:t>d</w:t>
        </w:r>
        <w:r>
          <w:rPr>
            <w:lang w:val="en-GB"/>
          </w:rPr>
          <w:t xml:space="preserve"> relate</w:t>
        </w:r>
        <w:r w:rsidRPr="00CD3254">
          <w:rPr>
            <w:lang w:val="en-GB"/>
          </w:rPr>
          <w:t>d</w:t>
        </w:r>
        <w:r>
          <w:rPr>
            <w:lang w:val="en-GB"/>
          </w:rPr>
          <w:t xml:space="preserve"> </w:t>
        </w:r>
        <w:r w:rsidRPr="00CD3254">
          <w:rPr>
            <w:lang w:val="en-GB"/>
          </w:rPr>
          <w:t>d</w:t>
        </w:r>
        <w:r>
          <w:rPr>
            <w:lang w:val="en-GB"/>
          </w:rPr>
          <w:t>omains or between relate</w:t>
        </w:r>
        <w:r w:rsidRPr="00CD3254">
          <w:rPr>
            <w:lang w:val="en-GB"/>
          </w:rPr>
          <w:t>d</w:t>
        </w:r>
        <w:r>
          <w:rPr>
            <w:lang w:val="en-GB"/>
          </w:rPr>
          <w:t xml:space="preserve"> </w:t>
        </w:r>
        <w:r w:rsidRPr="00CD3254">
          <w:rPr>
            <w:lang w:val="en-GB"/>
          </w:rPr>
          <w:t>d</w:t>
        </w:r>
        <w:r>
          <w:rPr>
            <w:lang w:val="en-GB"/>
          </w:rPr>
          <w:t>omains which are not shown</w:t>
        </w:r>
      </w:ins>
      <w:ins w:id="440" w:author="Bryan Sime" w:date="2026-02-13T09:09:00Z" w16du:dateUtc="2026-02-13T08:09:00Z">
        <w:r>
          <w:rPr>
            <w:lang w:val="en-GB"/>
          </w:rPr>
          <w:t xml:space="preserve">. </w:t>
        </w:r>
        <w:r w:rsidRPr="00CD3254">
          <w:rPr>
            <w:lang w:val="en-GB"/>
          </w:rPr>
          <w:t>D</w:t>
        </w:r>
        <w:r>
          <w:rPr>
            <w:lang w:val="en-GB"/>
          </w:rPr>
          <w:t>omains (stu</w:t>
        </w:r>
        <w:r w:rsidRPr="00CD3254">
          <w:rPr>
            <w:lang w:val="en-GB"/>
          </w:rPr>
          <w:t>d</w:t>
        </w:r>
        <w:r>
          <w:rPr>
            <w:lang w:val="en-GB"/>
          </w:rPr>
          <w:t>y or relate</w:t>
        </w:r>
        <w:r w:rsidRPr="00CD3254">
          <w:rPr>
            <w:lang w:val="en-GB"/>
          </w:rPr>
          <w:t>d</w:t>
        </w:r>
        <w:r>
          <w:rPr>
            <w:lang w:val="en-GB"/>
          </w:rPr>
          <w:t xml:space="preserve">) are </w:t>
        </w:r>
      </w:ins>
      <w:ins w:id="441" w:author="Bryan Sime" w:date="2026-02-13T09:10:00Z" w16du:dateUtc="2026-02-13T08:10:00Z">
        <w:r>
          <w:rPr>
            <w:lang w:val="en-GB"/>
          </w:rPr>
          <w:t>symbolised</w:t>
        </w:r>
      </w:ins>
      <w:ins w:id="442" w:author="Bryan Sime" w:date="2026-02-13T09:09:00Z" w16du:dateUtc="2026-02-13T08:09:00Z">
        <w:r>
          <w:rPr>
            <w:lang w:val="en-GB"/>
          </w:rPr>
          <w:t xml:space="preserve"> by a rectangle containing the </w:t>
        </w:r>
        <w:r w:rsidRPr="00CD3254">
          <w:rPr>
            <w:lang w:val="en-GB"/>
          </w:rPr>
          <w:t>d</w:t>
        </w:r>
        <w:r>
          <w:rPr>
            <w:lang w:val="en-GB"/>
          </w:rPr>
          <w:t>omain name</w:t>
        </w:r>
      </w:ins>
      <w:ins w:id="443" w:author="Bryan Sime" w:date="2026-02-13T09:10:00Z" w16du:dateUtc="2026-02-13T08:10:00Z">
        <w:r>
          <w:rPr>
            <w:lang w:val="en-GB"/>
          </w:rPr>
          <w:t xml:space="preserve"> </w:t>
        </w:r>
      </w:ins>
    </w:p>
    <w:p w:rsidR="00672740" w:rsidRDefault="00E4143C" w:rsidP="00672740">
      <w:pPr>
        <w:rPr>
          <w:ins w:id="444" w:author="Bryan Sime" w:date="2026-02-13T09:16:00Z" w16du:dateUtc="2026-02-13T08:16:00Z"/>
          <w:lang w:val="en-GB"/>
        </w:rPr>
      </w:pPr>
      <w:ins w:id="445" w:author="Bryan Sime" w:date="2026-02-13T09:14:00Z" w16du:dateUtc="2026-02-13T08:14:00Z">
        <w:r>
          <w:rPr>
            <w:noProof/>
            <w:lang w:val="en-GB"/>
          </w:rPr>
          <mc:AlternateContent>
            <mc:Choice Requires="wps">
              <w:drawing>
                <wp:anchor distT="0" distB="0" distL="114300" distR="114300" simplePos="0" relativeHeight="251799552" behindDoc="0" locked="0" layoutInCell="1" allowOverlap="1" wp14:anchorId="34D6033E" wp14:editId="1147390B">
                  <wp:simplePos x="0" y="0"/>
                  <wp:positionH relativeFrom="column">
                    <wp:posOffset>2026920</wp:posOffset>
                  </wp:positionH>
                  <wp:positionV relativeFrom="paragraph">
                    <wp:posOffset>1168400</wp:posOffset>
                  </wp:positionV>
                  <wp:extent cx="1059180" cy="45719"/>
                  <wp:effectExtent l="19050" t="76200" r="26670" b="50165"/>
                  <wp:wrapNone/>
                  <wp:docPr id="427094582" name="Straight Arrow Connector 80"/>
                  <wp:cNvGraphicFramePr/>
                  <a:graphic xmlns:a="http://schemas.openxmlformats.org/drawingml/2006/main">
                    <a:graphicData uri="http://schemas.microsoft.com/office/word/2010/wordprocessingShape">
                      <wps:wsp>
                        <wps:cNvCnPr/>
                        <wps:spPr>
                          <a:xfrm flipH="1" flipV="1">
                            <a:off x="0" y="0"/>
                            <a:ext cx="105918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76BDB5C" id="_x0000_t32" coordsize="21600,21600" o:spt="32" o:oned="t" path="m,l21600,21600e" filled="f">
                  <v:path arrowok="t" fillok="f" o:connecttype="none"/>
                  <o:lock v:ext="edit" shapetype="t"/>
                </v:shapetype>
                <v:shape id="Straight Arrow Connector 80" o:spid="_x0000_s1026" type="#_x0000_t32" style="position:absolute;margin-left:159.6pt;margin-top:92pt;width:83.4pt;height:3.6pt;flip:x 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" strokecolor="#4472c4 [3204]" strokeweight=".5pt">
                  <v:stroke endarrow="block" joinstyle="miter"/>
                </v:shape>
              </w:pict>
            </mc:Fallback>
          </mc:AlternateContent>
        </w:r>
        <w:r>
          <w:rPr>
            <w:noProof/>
            <w:lang w:val="en-GB"/>
          </w:rPr>
          <mc:AlternateContent>
            <mc:Choice Requires="wps">
              <w:drawing>
                <wp:anchor distT="0" distB="0" distL="114300" distR="114300" simplePos="0" relativeHeight="251797504" behindDoc="0" locked="0" layoutInCell="1" allowOverlap="1">
                  <wp:simplePos x="0" y="0"/>
                  <wp:positionH relativeFrom="column">
                    <wp:posOffset>1912620</wp:posOffset>
                  </wp:positionH>
                  <wp:positionV relativeFrom="paragraph">
                    <wp:posOffset>516255</wp:posOffset>
                  </wp:positionV>
                  <wp:extent cx="1143000" cy="45719"/>
                  <wp:effectExtent l="19050" t="76200" r="19050" b="50165"/>
                  <wp:wrapNone/>
                  <wp:docPr id="350532178" name="Straight Arrow Connector 80"/>
                  <wp:cNvGraphicFramePr/>
                  <a:graphic xmlns:a="http://schemas.openxmlformats.org/drawingml/2006/main">
                    <a:graphicData uri="http://schemas.microsoft.com/office/word/2010/wordprocessingShape">
                      <wps:wsp>
                        <wps:cNvCnPr/>
                        <wps:spPr>
                          <a:xfrm flipH="1" flipV="1">
                            <a:off x="0" y="0"/>
                            <a:ext cx="11430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97EC9D" id="Straight Arrow Connector 80" o:spid="_x0000_s1026" type="#_x0000_t32" style="position:absolute;margin-left:150.6pt;margin-top:40.65pt;width:90pt;height:3.6pt;flip:x y;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" strokecolor="#4472c4 [3204]" strokeweight=".5pt">
                  <v:stroke endarrow="block" joinstyle="miter"/>
                </v:shape>
              </w:pict>
            </mc:Fallback>
          </mc:AlternateContent>
        </w:r>
        <w:r w:rsidRPr="00672740">
          <w:rPr>
            <w:noProof/>
            <w:lang w:val="en-GB"/>
          </w:rPr>
          <mc:AlternateContent>
            <mc:Choice Requires="wps">
              <w:drawing>
                <wp:anchor distT="45720" distB="45720" distL="114300" distR="114300" simplePos="0" relativeHeight="251803648" behindDoc="0" locked="0" layoutInCell="1" allowOverlap="1">
                  <wp:simplePos x="0" y="0"/>
                  <wp:positionH relativeFrom="column">
                    <wp:posOffset>-327660</wp:posOffset>
                  </wp:positionH>
                  <wp:positionV relativeFrom="paragraph">
                    <wp:posOffset>408305</wp:posOffset>
                  </wp:positionV>
                  <wp:extent cx="815340" cy="586740"/>
                  <wp:effectExtent l="0" t="0" r="3810" b="3810"/>
                  <wp:wrapSquare wrapText="bothSides"/>
                  <wp:docPr id="1716944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586740"/>
                          </a:xfrm>
                          <a:prstGeom prst="rect">
                            <a:avLst/>
                          </a:prstGeom>
                          <a:solidFill>
                            <a:srgbClr val="FFFFFF"/>
                          </a:solidFill>
                          <a:ln w="9525">
                            <a:noFill/>
                            <a:miter lim="800000"/>
                            <a:headEnd/>
                            <a:tailEnd/>
                          </a:ln>
                        </wps:spPr>
                        <wps:txbx>
                          <w:txbxContent>
                            <w:p w:rsidR="00672740" w:rsidRDefault="00672740">
                              <w:ins w:id="446" w:author="Bryan Sime" w:date="2026-02-13T09:14:00Z" w16du:dateUtc="2026-02-13T08:14:00Z">
                                <w:r>
                                  <w:rPr>
                                    <w:lang w:val="en-GB"/>
                                  </w:rPr>
                                  <w:t>Relate</w:t>
                                </w:r>
                              </w:ins>
                              <w:ins w:id="447" w:author="Bryan Sime" w:date="2026-02-13T09:15:00Z" w16du:dateUtc="2026-02-13T08:15:00Z">
                                <w:r w:rsidR="00E4143C">
                                  <w:rPr>
                                    <w:lang w:val="en-GB"/>
                                  </w:rPr>
                                  <w:t>d domains</w:t>
                                </w:r>
                              </w:ins>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margin-left:-25.8pt;margin-top:32.15pt;width:64.2pt;height:46.2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" stroked="f">
                  <v:textbox>
                    <w:txbxContent>
                      <w:p w:rsidR="00672740" w:rsidRDefault="00672740">
                        <w:ins w:id="448" w:author="Bryan Sime" w:date="2026-02-13T09:14:00Z" w16du:dateUtc="2026-02-13T08:14:00Z">
                          <w:r>
                            <w:rPr>
                              <w:lang w:val="en-GB"/>
                            </w:rPr>
                            <w:t>Relate</w:t>
                          </w:r>
                        </w:ins>
                        <w:ins w:id="449" w:author="Bryan Sime" w:date="2026-02-13T09:15:00Z" w16du:dateUtc="2026-02-13T08:15:00Z">
                          <w:r w:rsidR="00E4143C">
                            <w:rPr>
                              <w:lang w:val="en-GB"/>
                            </w:rPr>
                            <w:t>d domains</w:t>
                          </w:r>
                        </w:ins>
                      </w:p>
                    </w:txbxContent>
                  </v:textbox>
                  <w10:wrap type="square"/>
                </v:shape>
              </w:pict>
            </mc:Fallback>
          </mc:AlternateContent>
        </w:r>
      </w:ins>
      <w:ins w:id="450" w:author="Bryan Sime" w:date="2026-02-13T09:11:00Z" w16du:dateUtc="2026-02-13T08:11:00Z">
        <w:r w:rsidR="00672740">
          <w:rPr>
            <w:noProof/>
            <w:lang w:val="en-GB"/>
          </w:rPr>
          <mc:AlternateContent>
            <mc:Choice Requires="wps">
              <w:drawing>
                <wp:anchor distT="0" distB="0" distL="114300" distR="114300" simplePos="0" relativeHeight="251791360" behindDoc="0" locked="0" layoutInCell="1" allowOverlap="1">
                  <wp:simplePos x="0" y="0"/>
                  <wp:positionH relativeFrom="column">
                    <wp:posOffset>594360</wp:posOffset>
                  </wp:positionH>
                  <wp:positionV relativeFrom="paragraph">
                    <wp:posOffset>143510</wp:posOffset>
                  </wp:positionV>
                  <wp:extent cx="1318260" cy="571500"/>
                  <wp:effectExtent l="0" t="0" r="15240" b="19050"/>
                  <wp:wrapNone/>
                  <wp:docPr id="783160520" name="Rectangle 77"/>
                  <wp:cNvGraphicFramePr/>
                  <a:graphic xmlns:a="http://schemas.openxmlformats.org/drawingml/2006/main">
                    <a:graphicData uri="http://schemas.microsoft.com/office/word/2010/wordprocessingShape">
                      <wps:wsp>
                        <wps:cNvSpPr/>
                        <wps:spPr>
                          <a:xfrm>
                            <a:off x="0" y="0"/>
                            <a:ext cx="1318260" cy="571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672740" w:rsidRDefault="00672740" w:rsidP="00672740">
                              <w:pPr>
                                <w:jc w:val="center"/>
                              </w:pPr>
                              <w:ins w:id="451" w:author="Bryan Sime" w:date="2026-02-13T09:11:00Z" w16du:dateUtc="2026-02-13T08:11:00Z">
                                <w:r w:rsidRPr="00CD3254">
                                  <w:rPr>
                                    <w:lang w:val="en-GB"/>
                                  </w:rPr>
                                  <w:t>D</w:t>
                                </w:r>
                                <w:r>
                                  <w:rPr>
                                    <w:lang w:val="en-GB"/>
                                  </w:rPr>
                                  <w:t>elivery management</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7" o:spid="_x0000_s1065" style="position:absolute;margin-left:46.8pt;margin-top:11.3pt;width:103.8pt;height: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" fillcolor="#4472c4 [3204]" strokecolor="#09101d [484]" strokeweight="1pt">
                  <v:textbox>
                    <w:txbxContent>
                      <w:p w:rsidR="00672740" w:rsidRDefault="00672740" w:rsidP="00672740">
                        <w:pPr>
                          <w:jc w:val="center"/>
                        </w:pPr>
                        <w:ins w:id="452" w:author="Bryan Sime" w:date="2026-02-13T09:11:00Z" w16du:dateUtc="2026-02-13T08:11:00Z">
                          <w:r w:rsidRPr="00CD3254">
                            <w:rPr>
                              <w:lang w:val="en-GB"/>
                            </w:rPr>
                            <w:t>D</w:t>
                          </w:r>
                          <w:r>
                            <w:rPr>
                              <w:lang w:val="en-GB"/>
                            </w:rPr>
                            <w:t>elivery management</w:t>
                          </w:r>
                        </w:ins>
                      </w:p>
                    </w:txbxContent>
                  </v:textbox>
                </v:rect>
              </w:pict>
            </mc:Fallback>
          </mc:AlternateContent>
        </w:r>
      </w:ins>
      <w:ins w:id="453" w:author="Bryan Sime" w:date="2026-02-13T09:12:00Z" w16du:dateUtc="2026-02-13T08:12:00Z">
        <w:r w:rsidR="00672740">
          <w:rPr>
            <w:noProof/>
            <w:lang w:val="en-GB"/>
          </w:rPr>
          <mc:AlternateContent>
            <mc:Choice Requires="wps">
              <w:drawing>
                <wp:anchor distT="0" distB="0" distL="114300" distR="114300" simplePos="0" relativeHeight="251795456" behindDoc="0" locked="0" layoutInCell="1" allowOverlap="1" wp14:anchorId="1BD50054" wp14:editId="557A5D3F">
                  <wp:simplePos x="0" y="0"/>
                  <wp:positionH relativeFrom="column">
                    <wp:posOffset>518160</wp:posOffset>
                  </wp:positionH>
                  <wp:positionV relativeFrom="paragraph">
                    <wp:posOffset>920750</wp:posOffset>
                  </wp:positionV>
                  <wp:extent cx="1493520" cy="571500"/>
                  <wp:effectExtent l="0" t="0" r="11430" b="19050"/>
                  <wp:wrapNone/>
                  <wp:docPr id="1576632350" name="Rectangle 77"/>
                  <wp:cNvGraphicFramePr/>
                  <a:graphic xmlns:a="http://schemas.openxmlformats.org/drawingml/2006/main">
                    <a:graphicData uri="http://schemas.microsoft.com/office/word/2010/wordprocessingShape">
                      <wps:wsp>
                        <wps:cNvSpPr/>
                        <wps:spPr>
                          <a:xfrm>
                            <a:off x="0" y="0"/>
                            <a:ext cx="1493520" cy="5715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672740" w:rsidRDefault="00672740" w:rsidP="00672740">
                              <w:pPr>
                                <w:jc w:val="center"/>
                              </w:pPr>
                              <w:ins w:id="454" w:author="Bryan Sime" w:date="2026-02-13T09:12:00Z" w16du:dateUtc="2026-02-13T08:12:00Z">
                                <w:r>
                                  <w:rPr>
                                    <w:lang w:val="en-GB"/>
                                  </w:rPr>
                                  <w:t xml:space="preserve">Customer </w:t>
                                </w:r>
                              </w:ins>
                              <w:ins w:id="455" w:author="Bryan Sime" w:date="2026-02-13T09:13:00Z" w16du:dateUtc="2026-02-13T08:13:00Z">
                                <w:r>
                                  <w:rPr>
                                    <w:lang w:val="en-GB"/>
                                  </w:rPr>
                                  <w:t>issues management</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50054" id="_x0000_s1066" style="position:absolute;margin-left:40.8pt;margin-top:72.5pt;width:117.6pt;height: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" fillcolor="#4472c4 [3204]" strokecolor="#09101d [484]" strokeweight="1pt">
                  <v:textbox>
                    <w:txbxContent>
                      <w:p w:rsidR="00672740" w:rsidRDefault="00672740" w:rsidP="00672740">
                        <w:pPr>
                          <w:jc w:val="center"/>
                        </w:pPr>
                        <w:ins w:id="456" w:author="Bryan Sime" w:date="2026-02-13T09:12:00Z" w16du:dateUtc="2026-02-13T08:12:00Z">
                          <w:r>
                            <w:rPr>
                              <w:lang w:val="en-GB"/>
                            </w:rPr>
                            <w:t xml:space="preserve">Customer </w:t>
                          </w:r>
                        </w:ins>
                        <w:ins w:id="457" w:author="Bryan Sime" w:date="2026-02-13T09:13:00Z" w16du:dateUtc="2026-02-13T08:13:00Z">
                          <w:r>
                            <w:rPr>
                              <w:lang w:val="en-GB"/>
                            </w:rPr>
                            <w:t>issues management</w:t>
                          </w:r>
                        </w:ins>
                      </w:p>
                    </w:txbxContent>
                  </v:textbox>
                </v:rect>
              </w:pict>
            </mc:Fallback>
          </mc:AlternateContent>
        </w:r>
      </w:ins>
      <w:ins w:id="458" w:author="Bryan Sime" w:date="2026-02-13T09:11:00Z" w16du:dateUtc="2026-02-13T08:11:00Z">
        <w:r w:rsidR="00672740">
          <w:rPr>
            <w:noProof/>
            <w:lang w:val="en-GB"/>
          </w:rPr>
          <mc:AlternateContent>
            <mc:Choice Requires="wps">
              <w:drawing>
                <wp:anchor distT="0" distB="0" distL="114300" distR="114300" simplePos="0" relativeHeight="251793408" behindDoc="0" locked="0" layoutInCell="1" allowOverlap="1" wp14:anchorId="26222C80" wp14:editId="0811F43C">
                  <wp:simplePos x="0" y="0"/>
                  <wp:positionH relativeFrom="column">
                    <wp:posOffset>3063240</wp:posOffset>
                  </wp:positionH>
                  <wp:positionV relativeFrom="paragraph">
                    <wp:posOffset>234950</wp:posOffset>
                  </wp:positionV>
                  <wp:extent cx="1927860" cy="1112520"/>
                  <wp:effectExtent l="0" t="0" r="15240" b="11430"/>
                  <wp:wrapNone/>
                  <wp:docPr id="1348428168" name="Rectangle 77"/>
                  <wp:cNvGraphicFramePr/>
                  <a:graphic xmlns:a="http://schemas.openxmlformats.org/drawingml/2006/main">
                    <a:graphicData uri="http://schemas.microsoft.com/office/word/2010/wordprocessingShape">
                      <wps:wsp>
                        <wps:cNvSpPr/>
                        <wps:spPr>
                          <a:xfrm>
                            <a:off x="0" y="0"/>
                            <a:ext cx="1927860" cy="11125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rsidR="00672740" w:rsidRDefault="00672740" w:rsidP="00672740">
                              <w:pPr>
                                <w:jc w:val="center"/>
                              </w:pPr>
                              <w:ins w:id="459" w:author="Bryan Sime" w:date="2026-02-13T09:12:00Z" w16du:dateUtc="2026-02-13T08:12:00Z">
                                <w:r>
                                  <w:rPr>
                                    <w:lang w:val="en-GB"/>
                                  </w:rPr>
                                  <w:t>Customer or</w:t>
                                </w:r>
                                <w:r w:rsidRPr="00CD3254">
                                  <w:rPr>
                                    <w:lang w:val="en-GB"/>
                                  </w:rPr>
                                  <w:t>d</w:t>
                                </w:r>
                                <w:r>
                                  <w:rPr>
                                    <w:lang w:val="en-GB"/>
                                  </w:rPr>
                                  <w:t>ers management</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222C80" id="_x0000_s1067" style="position:absolute;margin-left:241.2pt;margin-top:18.5pt;width:151.8pt;height:87.6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" fillcolor="#4472c4 [3204]" strokecolor="#09101d [484]" strokeweight="1pt">
                  <v:textbox>
                    <w:txbxContent>
                      <w:p w:rsidR="00672740" w:rsidRDefault="00672740" w:rsidP="00672740">
                        <w:pPr>
                          <w:jc w:val="center"/>
                        </w:pPr>
                        <w:ins w:id="460" w:author="Bryan Sime" w:date="2026-02-13T09:12:00Z" w16du:dateUtc="2026-02-13T08:12:00Z">
                          <w:r>
                            <w:rPr>
                              <w:lang w:val="en-GB"/>
                            </w:rPr>
                            <w:t>Customer or</w:t>
                          </w:r>
                          <w:r w:rsidRPr="00CD3254">
                            <w:rPr>
                              <w:lang w:val="en-GB"/>
                            </w:rPr>
                            <w:t>d</w:t>
                          </w:r>
                          <w:r>
                            <w:rPr>
                              <w:lang w:val="en-GB"/>
                            </w:rPr>
                            <w:t>ers management</w:t>
                          </w:r>
                        </w:ins>
                      </w:p>
                    </w:txbxContent>
                  </v:textbox>
                </v:rect>
              </w:pict>
            </mc:Fallback>
          </mc:AlternateContent>
        </w:r>
      </w:ins>
      <w:ins w:id="461" w:author="Bryan Sime" w:date="2026-02-13T09:13:00Z" w16du:dateUtc="2026-02-13T08:13:00Z">
        <w:r w:rsidR="00672740">
          <w:rPr>
            <w:noProof/>
            <w:lang w:val="en-GB"/>
          </w:rPr>
          <mc:AlternateContent>
            <mc:Choice Requires="wps">
              <w:drawing>
                <wp:anchor distT="0" distB="0" distL="114300" distR="114300" simplePos="0" relativeHeight="251796480" behindDoc="0" locked="0" layoutInCell="1" allowOverlap="1">
                  <wp:simplePos x="0" y="0"/>
                  <wp:positionH relativeFrom="column">
                    <wp:posOffset>5006340</wp:posOffset>
                  </wp:positionH>
                  <wp:positionV relativeFrom="paragraph">
                    <wp:posOffset>486410</wp:posOffset>
                  </wp:positionV>
                  <wp:extent cx="1127760" cy="243840"/>
                  <wp:effectExtent l="0" t="19050" r="34290" b="41910"/>
                  <wp:wrapNone/>
                  <wp:docPr id="176395716" name="Arrow: Right 79"/>
                  <wp:cNvGraphicFramePr/>
                  <a:graphic xmlns:a="http://schemas.openxmlformats.org/drawingml/2006/main">
                    <a:graphicData uri="http://schemas.microsoft.com/office/word/2010/wordprocessingShape">
                      <wps:wsp>
                        <wps:cNvSpPr/>
                        <wps:spPr>
                          <a:xfrm>
                            <a:off x="0" y="0"/>
                            <a:ext cx="1127760" cy="243840"/>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CE4BD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79" o:spid="_x0000_s1026" type="#_x0000_t13" style="position:absolute;margin-left:394.2pt;margin-top:38.3pt;width:88.8pt;height:19.2pt;z-index:251796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" adj="19265" fillcolor="#4472c4 [3204]" strokecolor="#09101d [484]" strokeweight="1pt"/>
              </w:pict>
            </mc:Fallback>
          </mc:AlternateContent>
        </w:r>
      </w:ins>
      <w:ins w:id="462" w:author="Bryan Sime" w:date="2026-02-13T09:10:00Z" w16du:dateUtc="2026-02-13T08:10:00Z">
        <w:r w:rsidR="00672740">
          <w:rPr>
            <w:lang w:val="en-GB"/>
          </w:rPr>
          <w:t>Ex.</w:t>
        </w:r>
      </w:ins>
      <w:ins w:id="463" w:author="Bryan Sime" w:date="2026-02-13T09:11:00Z" w16du:dateUtc="2026-02-13T08:11:00Z">
        <w:r w:rsidR="00672740">
          <w:rPr>
            <w:lang w:val="en-GB"/>
          </w:rPr>
          <w:t xml:space="preserve"> </w:t>
        </w:r>
      </w:ins>
    </w:p>
    <w:p w:rsidR="00E4143C" w:rsidRPr="00E4143C" w:rsidRDefault="00E4143C" w:rsidP="00E4143C">
      <w:pPr>
        <w:rPr>
          <w:ins w:id="464" w:author="Bryan Sime" w:date="2026-02-13T09:16:00Z" w16du:dateUtc="2026-02-13T08:16:00Z"/>
          <w:lang w:val="en-GB"/>
        </w:rPr>
      </w:pPr>
    </w:p>
    <w:p w:rsidR="00E4143C" w:rsidRDefault="00E4143C" w:rsidP="00E4143C">
      <w:pPr>
        <w:jc w:val="right"/>
        <w:rPr>
          <w:ins w:id="465" w:author="Bryan Sime" w:date="2026-02-13T09:16:00Z" w16du:dateUtc="2026-02-13T08:16:00Z"/>
          <w:lang w:val="en-GB"/>
        </w:rPr>
      </w:pPr>
    </w:p>
    <w:p w:rsidR="00E4143C" w:rsidRPr="00E4143C" w:rsidRDefault="00E4143C" w:rsidP="00E4143C">
      <w:pPr>
        <w:tabs>
          <w:tab w:val="left" w:pos="180"/>
        </w:tabs>
        <w:rPr>
          <w:ins w:id="466" w:author="Bryan Sime" w:date="2026-02-13T09:20:00Z" w16du:dateUtc="2026-02-13T08:20:00Z"/>
          <w:b/>
          <w:bCs/>
          <w:lang w:val="en-GB"/>
          <w:rPrChange w:id="467" w:author="Bryan Sime" w:date="2026-02-13T09:22:00Z" w16du:dateUtc="2026-02-13T08:22:00Z">
            <w:rPr>
              <w:ins w:id="468" w:author="Bryan Sime" w:date="2026-02-13T09:20:00Z" w16du:dateUtc="2026-02-13T08:20:00Z"/>
              <w:lang w:val="en-GB"/>
            </w:rPr>
          </w:rPrChange>
        </w:rPr>
      </w:pPr>
      <w:ins w:id="469" w:author="Bryan Sime" w:date="2026-02-13T09:16:00Z" w16du:dateUtc="2026-02-13T08:16:00Z">
        <w:r>
          <w:rPr>
            <w:lang w:val="en-GB"/>
          </w:rPr>
          <w:lastRenderedPageBreak/>
          <w:tab/>
        </w:r>
      </w:ins>
      <w:ins w:id="470" w:author="Bryan Sime" w:date="2026-02-13T09:22:00Z" w16du:dateUtc="2026-02-13T08:22:00Z">
        <w:r>
          <w:rPr>
            <w:b/>
            <w:bCs/>
            <w:lang w:val="en-GB"/>
          </w:rPr>
          <w:t>Actors</w:t>
        </w:r>
      </w:ins>
    </w:p>
    <w:p w:rsidR="00E4143C" w:rsidRDefault="00E4143C" w:rsidP="00E4143C">
      <w:pPr>
        <w:tabs>
          <w:tab w:val="left" w:pos="180"/>
        </w:tabs>
        <w:rPr>
          <w:ins w:id="471" w:author="Bryan Sime" w:date="2026-02-13T09:18:00Z" w16du:dateUtc="2026-02-13T08:18:00Z"/>
          <w:lang w:val="en-GB"/>
        </w:rPr>
      </w:pPr>
      <w:ins w:id="472" w:author="Bryan Sime" w:date="2026-02-13T09:16:00Z" w16du:dateUtc="2026-02-13T08:16:00Z">
        <w:r>
          <w:rPr>
            <w:lang w:val="en-GB"/>
          </w:rPr>
          <w:t>An actor is a sen</w:t>
        </w:r>
      </w:ins>
      <w:ins w:id="473" w:author="Bryan Sime" w:date="2026-02-13T09:17:00Z" w16du:dateUtc="2026-02-13T08:17:00Z">
        <w:r>
          <w:rPr>
            <w:lang w:val="en-GB"/>
          </w:rPr>
          <w:t>d</w:t>
        </w:r>
      </w:ins>
      <w:ins w:id="474" w:author="Bryan Sime" w:date="2026-02-13T09:16:00Z" w16du:dateUtc="2026-02-13T08:16:00Z">
        <w:r>
          <w:rPr>
            <w:lang w:val="en-GB"/>
          </w:rPr>
          <w:t>er or receiver of information flow related to an activity</w:t>
        </w:r>
      </w:ins>
      <w:ins w:id="475" w:author="Bryan Sime" w:date="2026-02-13T09:17:00Z" w16du:dateUtc="2026-02-13T08:17:00Z">
        <w:r>
          <w:rPr>
            <w:lang w:val="en-GB"/>
          </w:rPr>
          <w:t xml:space="preserve"> within the information system in other words an actor is an entity human or material </w:t>
        </w:r>
      </w:ins>
      <w:ins w:id="476" w:author="Bryan Sime" w:date="2026-02-13T09:20:00Z" w16du:dateUtc="2026-02-13T08:20:00Z">
        <w:r>
          <w:rPr>
            <w:lang w:val="en-GB"/>
          </w:rPr>
          <w:t>intervening</w:t>
        </w:r>
      </w:ins>
      <w:ins w:id="477" w:author="Bryan Sime" w:date="2026-02-13T09:17:00Z" w16du:dateUtc="2026-02-13T08:17:00Z">
        <w:r>
          <w:rPr>
            <w:lang w:val="en-GB"/>
          </w:rPr>
          <w:t xml:space="preserve"> in the </w:t>
        </w:r>
      </w:ins>
      <w:ins w:id="478" w:author="Bryan Sime" w:date="2026-02-13T09:18:00Z" w16du:dateUtc="2026-02-13T08:18:00Z">
        <w:r>
          <w:rPr>
            <w:lang w:val="en-GB"/>
          </w:rPr>
          <w:t>IS.</w:t>
        </w:r>
      </w:ins>
    </w:p>
    <w:p w:rsidR="00E4143C" w:rsidRDefault="00E4143C" w:rsidP="00E4143C">
      <w:pPr>
        <w:tabs>
          <w:tab w:val="left" w:pos="180"/>
        </w:tabs>
        <w:rPr>
          <w:ins w:id="479" w:author="Bryan Sime" w:date="2026-02-13T09:21:00Z" w16du:dateUtc="2026-02-13T08:21:00Z"/>
          <w:lang w:val="en-GB"/>
        </w:rPr>
      </w:pPr>
      <w:ins w:id="480" w:author="Bryan Sime" w:date="2026-02-13T09:18:00Z" w16du:dateUtc="2026-02-13T08:18:00Z">
        <w:r>
          <w:rPr>
            <w:lang w:val="en-GB"/>
          </w:rPr>
          <w:tab/>
          <w:t>An actor receive information that allows them to act by transforming it into a or several other pieces of information intended for other actors</w:t>
        </w:r>
      </w:ins>
      <w:ins w:id="481" w:author="Bryan Sime" w:date="2026-02-13T09:19:00Z" w16du:dateUtc="2026-02-13T08:19:00Z">
        <w:r>
          <w:rPr>
            <w:lang w:val="en-GB"/>
          </w:rPr>
          <w:t>. The actors are represented by their roles (function, department or management) in the field study. In other word it is an active unit i.e</w:t>
        </w:r>
      </w:ins>
      <w:ins w:id="482" w:author="Bryan Sime" w:date="2026-02-13T09:20:00Z" w16du:dateUtc="2026-02-13T08:20:00Z">
        <w:r>
          <w:rPr>
            <w:lang w:val="en-GB"/>
          </w:rPr>
          <w:t>. he does something. The actors can be people (the client, the accountant …), services (sectary</w:t>
        </w:r>
      </w:ins>
      <w:ins w:id="483" w:author="Bryan Sime" w:date="2026-02-13T09:21:00Z" w16du:dateUtc="2026-02-13T08:21:00Z">
        <w:r>
          <w:rPr>
            <w:lang w:val="en-GB"/>
          </w:rPr>
          <w:t xml:space="preserve">, sales department, the bank </w:t>
        </w:r>
      </w:ins>
      <w:ins w:id="484" w:author="Bryan Sime" w:date="2026-02-13T09:22:00Z" w16du:dateUtc="2026-02-13T08:22:00Z">
        <w:r>
          <w:rPr>
            <w:lang w:val="en-GB"/>
          </w:rPr>
          <w:t>…</w:t>
        </w:r>
      </w:ins>
      <w:ins w:id="485" w:author="Bryan Sime" w:date="2026-02-13T09:21:00Z" w16du:dateUtc="2026-02-13T08:21:00Z">
        <w:r>
          <w:rPr>
            <w:lang w:val="en-GB"/>
          </w:rPr>
          <w:t xml:space="preserve">) devices (a badge reader that act as an entry control system …) </w:t>
        </w:r>
      </w:ins>
    </w:p>
    <w:p w:rsidR="00E4143C" w:rsidRDefault="00E4143C" w:rsidP="00E4143C">
      <w:pPr>
        <w:tabs>
          <w:tab w:val="left" w:pos="180"/>
        </w:tabs>
        <w:rPr>
          <w:ins w:id="486" w:author="Bryan Sime" w:date="2026-02-13T09:22:00Z" w16du:dateUtc="2026-02-13T08:22:00Z"/>
          <w:lang w:val="en-GB"/>
        </w:rPr>
      </w:pPr>
      <w:ins w:id="487" w:author="Bryan Sime" w:date="2026-02-13T09:21:00Z" w16du:dateUtc="2026-02-13T08:21:00Z">
        <w:r>
          <w:rPr>
            <w:lang w:val="en-GB"/>
          </w:rPr>
          <w:t>We distinguish between 2 types of actor</w:t>
        </w:r>
      </w:ins>
      <w:ins w:id="488" w:author="Bryan Sime" w:date="2026-02-13T09:22:00Z" w16du:dateUtc="2026-02-13T08:22:00Z">
        <w:r>
          <w:rPr>
            <w:lang w:val="en-GB"/>
          </w:rPr>
          <w:t>s.</w:t>
        </w:r>
      </w:ins>
    </w:p>
    <w:p w:rsidR="00E4143C" w:rsidRDefault="00E4143C" w:rsidP="00E4143C">
      <w:pPr>
        <w:pStyle w:val="ListParagraph"/>
        <w:numPr>
          <w:ilvl w:val="0"/>
          <w:numId w:val="21"/>
        </w:numPr>
        <w:tabs>
          <w:tab w:val="left" w:pos="180"/>
        </w:tabs>
        <w:rPr>
          <w:ins w:id="489" w:author="Bryan Sime" w:date="2026-02-13T09:23:00Z" w16du:dateUtc="2026-02-13T08:23:00Z"/>
          <w:lang w:val="en-GB"/>
        </w:rPr>
      </w:pPr>
      <w:ins w:id="490" w:author="Bryan Sime" w:date="2026-02-13T09:22:00Z" w16du:dateUtc="2026-02-13T08:22:00Z">
        <w:r w:rsidRPr="00E4143C">
          <w:rPr>
            <w:b/>
            <w:bCs/>
            <w:lang w:val="en-GB"/>
            <w:rPrChange w:id="491" w:author="Bryan Sime" w:date="2026-02-13T09:23:00Z" w16du:dateUtc="2026-02-13T08:23:00Z">
              <w:rPr>
                <w:lang w:val="en-GB"/>
              </w:rPr>
            </w:rPrChange>
          </w:rPr>
          <w:t>The internal actor</w:t>
        </w:r>
        <w:r>
          <w:rPr>
            <w:lang w:val="en-GB"/>
          </w:rPr>
          <w:t xml:space="preserve"> which is part of the field of study (sales department, service accountant, st</w:t>
        </w:r>
      </w:ins>
      <w:ins w:id="492" w:author="Bryan Sime" w:date="2026-02-13T09:23:00Z" w16du:dateUtc="2026-02-13T08:23:00Z">
        <w:r>
          <w:rPr>
            <w:lang w:val="en-GB"/>
          </w:rPr>
          <w:t>udent services) it is represented by ellipses or a circle at continuous line</w:t>
        </w:r>
      </w:ins>
    </w:p>
    <w:p w:rsidR="00E4143C" w:rsidRPr="00282CA9" w:rsidRDefault="00E4143C">
      <w:pPr>
        <w:pStyle w:val="ListParagraph"/>
        <w:numPr>
          <w:ilvl w:val="0"/>
          <w:numId w:val="21"/>
        </w:numPr>
        <w:tabs>
          <w:tab w:val="left" w:pos="180"/>
        </w:tabs>
        <w:rPr>
          <w:ins w:id="493" w:author="Bryan Sime" w:date="2026-02-14T07:50:00Z" w16du:dateUtc="2026-02-14T06:50:00Z"/>
          <w:b/>
          <w:bCs/>
          <w:lang w:val="en-GB"/>
          <w:rPrChange w:id="494" w:author="Bryan Sime" w:date="2026-02-14T07:50:00Z" w16du:dateUtc="2026-02-14T06:50:00Z">
            <w:rPr>
              <w:ins w:id="495" w:author="Bryan Sime" w:date="2026-02-14T07:50:00Z" w16du:dateUtc="2026-02-14T06:50:00Z"/>
              <w:lang w:val="en-GB"/>
            </w:rPr>
          </w:rPrChange>
        </w:rPr>
      </w:pPr>
      <w:ins w:id="496" w:author="Bryan Sime" w:date="2026-02-13T09:23:00Z" w16du:dateUtc="2026-02-13T08:23:00Z">
        <w:r w:rsidRPr="00E4143C">
          <w:rPr>
            <w:b/>
            <w:bCs/>
            <w:lang w:val="en-GB"/>
            <w:rPrChange w:id="497" w:author="Bryan Sime" w:date="2026-02-13T09:23:00Z" w16du:dateUtc="2026-02-13T08:23:00Z">
              <w:rPr>
                <w:lang w:val="en-GB"/>
              </w:rPr>
            </w:rPrChange>
          </w:rPr>
          <w:t>The external actor</w:t>
        </w:r>
        <w:r>
          <w:rPr>
            <w:b/>
            <w:bCs/>
            <w:lang w:val="en-GB"/>
          </w:rPr>
          <w:t xml:space="preserve"> </w:t>
        </w:r>
      </w:ins>
      <w:ins w:id="498" w:author="Bryan Sime" w:date="2026-02-13T09:24:00Z" w16du:dateUtc="2026-02-13T08:24:00Z">
        <w:r>
          <w:rPr>
            <w:lang w:val="en-GB"/>
          </w:rPr>
          <w:t>which is located ou</w:t>
        </w:r>
      </w:ins>
      <w:ins w:id="499" w:author="Bryan Sime" w:date="2026-02-13T09:25:00Z" w16du:dateUtc="2026-02-13T08:25:00Z">
        <w:r>
          <w:rPr>
            <w:lang w:val="en-GB"/>
          </w:rPr>
          <w:t>t</w:t>
        </w:r>
      </w:ins>
      <w:ins w:id="500" w:author="Bryan Sime" w:date="2026-02-13T09:24:00Z" w16du:dateUtc="2026-02-13T08:24:00Z">
        <w:r>
          <w:rPr>
            <w:lang w:val="en-GB"/>
          </w:rPr>
          <w:t>side the system boundaries and which provide data input or accept data output (customer, supplier)</w:t>
        </w:r>
      </w:ins>
      <w:ins w:id="501" w:author="Bryan Sime" w:date="2026-02-13T09:25:00Z" w16du:dateUtc="2026-02-13T08:25:00Z">
        <w:r w:rsidR="0045033D">
          <w:rPr>
            <w:lang w:val="en-GB"/>
          </w:rPr>
          <w:t xml:space="preserve"> in the within the framework of the activity being studied.</w:t>
        </w:r>
      </w:ins>
    </w:p>
    <w:p w:rsidR="00282CA9" w:rsidRDefault="00282CA9" w:rsidP="00282CA9">
      <w:pPr>
        <w:rPr>
          <w:ins w:id="502" w:author="Bryan Sime" w:date="2026-02-14T07:50:00Z" w16du:dateUtc="2026-02-14T06:50:00Z"/>
          <w:lang w:val="en-GB"/>
        </w:rPr>
      </w:pPr>
    </w:p>
    <w:p w:rsidR="00282CA9" w:rsidRPr="00282CA9" w:rsidRDefault="00282CA9" w:rsidP="00282CA9">
      <w:pPr>
        <w:tabs>
          <w:tab w:val="left" w:pos="1032"/>
        </w:tabs>
        <w:rPr>
          <w:ins w:id="503" w:author="Bryan Sime" w:date="2026-02-14T07:50:00Z" w16du:dateUtc="2026-02-14T06:50:00Z"/>
          <w:u w:val="single"/>
          <w:lang w:val="en-GB"/>
          <w:rPrChange w:id="504" w:author="Bryan Sime" w:date="2026-02-14T07:54:00Z" w16du:dateUtc="2026-02-14T06:54:00Z">
            <w:rPr>
              <w:ins w:id="505" w:author="Bryan Sime" w:date="2026-02-14T07:50:00Z" w16du:dateUtc="2026-02-14T06:50:00Z"/>
              <w:lang w:val="en-GB"/>
            </w:rPr>
          </w:rPrChange>
        </w:rPr>
      </w:pPr>
      <w:ins w:id="506" w:author="Bryan Sime" w:date="2026-02-14T07:50:00Z" w16du:dateUtc="2026-02-14T06:50:00Z">
        <w:r w:rsidRPr="00282CA9">
          <w:rPr>
            <w:u w:val="single"/>
            <w:lang w:val="en-GB"/>
            <w:rPrChange w:id="507" w:author="Bryan Sime" w:date="2026-02-14T07:54:00Z" w16du:dateUtc="2026-02-14T06:54:00Z">
              <w:rPr>
                <w:lang w:val="en-GB"/>
              </w:rPr>
            </w:rPrChange>
          </w:rPr>
          <w:t>Ex</w:t>
        </w:r>
      </w:ins>
      <w:ins w:id="508" w:author="Bryan Sime" w:date="2026-02-14T07:54:00Z" w16du:dateUtc="2026-02-14T06:54:00Z">
        <w:r>
          <w:rPr>
            <w:u w:val="single"/>
            <w:lang w:val="en-GB"/>
          </w:rPr>
          <w:t>ercise</w:t>
        </w:r>
      </w:ins>
    </w:p>
    <w:p w:rsidR="00282CA9" w:rsidRPr="00282CA9" w:rsidRDefault="00282CA9" w:rsidP="00282CA9">
      <w:pPr>
        <w:tabs>
          <w:tab w:val="left" w:pos="1032"/>
        </w:tabs>
        <w:rPr>
          <w:ins w:id="509" w:author="Bryan Sime" w:date="2026-02-14T07:50:00Z" w16du:dateUtc="2026-02-14T06:50:00Z"/>
          <w:b/>
          <w:bCs/>
          <w:lang w:val="en-GB"/>
          <w:rPrChange w:id="510" w:author="Bryan Sime" w:date="2026-02-14T07:54:00Z" w16du:dateUtc="2026-02-14T06:54:00Z">
            <w:rPr>
              <w:ins w:id="511" w:author="Bryan Sime" w:date="2026-02-14T07:50:00Z" w16du:dateUtc="2026-02-14T06:50:00Z"/>
              <w:lang w:val="en-GB"/>
            </w:rPr>
          </w:rPrChange>
        </w:rPr>
      </w:pPr>
      <w:ins w:id="512" w:author="Bryan Sime" w:date="2026-02-14T07:50:00Z" w16du:dateUtc="2026-02-14T06:50:00Z">
        <w:r w:rsidRPr="00282CA9">
          <w:rPr>
            <w:b/>
            <w:bCs/>
            <w:lang w:val="en-GB"/>
            <w:rPrChange w:id="513" w:author="Bryan Sime" w:date="2026-02-14T07:54:00Z" w16du:dateUtc="2026-02-14T06:54:00Z">
              <w:rPr>
                <w:lang w:val="en-GB"/>
              </w:rPr>
            </w:rPrChange>
          </w:rPr>
          <w:t>Application case stu</w:t>
        </w:r>
        <w:r w:rsidRPr="00282CA9">
          <w:rPr>
            <w:b/>
            <w:bCs/>
            <w:lang w:val="en-GB"/>
            <w:rPrChange w:id="514" w:author="Bryan Sime" w:date="2026-02-14T07:54:00Z" w16du:dateUtc="2026-02-14T06:54:00Z">
              <w:rPr>
                <w:lang w:val="en-GB"/>
              </w:rPr>
            </w:rPrChange>
          </w:rPr>
          <w:t>d</w:t>
        </w:r>
        <w:r w:rsidRPr="00282CA9">
          <w:rPr>
            <w:b/>
            <w:bCs/>
            <w:lang w:val="en-GB"/>
            <w:rPrChange w:id="515" w:author="Bryan Sime" w:date="2026-02-14T07:54:00Z" w16du:dateUtc="2026-02-14T06:54:00Z">
              <w:rPr>
                <w:lang w:val="en-GB"/>
              </w:rPr>
            </w:rPrChange>
          </w:rPr>
          <w:t>y</w:t>
        </w:r>
      </w:ins>
    </w:p>
    <w:p w:rsidR="00282CA9" w:rsidRDefault="00282CA9" w:rsidP="00282CA9">
      <w:pPr>
        <w:tabs>
          <w:tab w:val="left" w:pos="1032"/>
        </w:tabs>
        <w:rPr>
          <w:ins w:id="516" w:author="Bryan Sime" w:date="2026-02-14T07:57:00Z" w16du:dateUtc="2026-02-14T06:57:00Z"/>
          <w:lang w:val="en-GB"/>
        </w:rPr>
      </w:pPr>
      <w:ins w:id="517" w:author="Bryan Sime" w:date="2026-02-14T07:50:00Z" w16du:dateUtc="2026-02-14T06:50:00Z">
        <w:r>
          <w:rPr>
            <w:lang w:val="en-GB"/>
          </w:rPr>
          <w:t>At the carrefour super market when a customer speaks to sale person an</w:t>
        </w:r>
        <w:r>
          <w:rPr>
            <w:lang w:val="en-GB"/>
          </w:rPr>
          <w:t>d</w:t>
        </w:r>
        <w:r>
          <w:rPr>
            <w:lang w:val="en-GB"/>
          </w:rPr>
          <w:t xml:space="preserve"> tell </w:t>
        </w:r>
      </w:ins>
      <w:ins w:id="518" w:author="Bryan Sime" w:date="2026-02-14T07:51:00Z" w16du:dateUtc="2026-02-14T06:51:00Z">
        <w:r>
          <w:rPr>
            <w:lang w:val="en-GB"/>
          </w:rPr>
          <w:t>him if a customer want to buy a television (for example they check on the computer to see if the ite</w:t>
        </w:r>
      </w:ins>
      <w:ins w:id="519" w:author="Bryan Sime" w:date="2026-02-14T07:52:00Z" w16du:dateUtc="2026-02-14T06:52:00Z">
        <w:r>
          <w:rPr>
            <w:lang w:val="en-GB"/>
          </w:rPr>
          <w:t xml:space="preserve">m is available) if it is not the sales person inform the customer that </w:t>
        </w:r>
      </w:ins>
      <w:ins w:id="520" w:author="Bryan Sime" w:date="2026-02-14T07:53:00Z" w16du:dateUtc="2026-02-14T06:53:00Z">
        <w:r>
          <w:rPr>
            <w:lang w:val="en-GB"/>
          </w:rPr>
          <w:t>the</w:t>
        </w:r>
      </w:ins>
      <w:ins w:id="521" w:author="Bryan Sime" w:date="2026-02-14T07:52:00Z" w16du:dateUtc="2026-02-14T06:52:00Z">
        <w:r>
          <w:rPr>
            <w:lang w:val="en-GB"/>
          </w:rPr>
          <w:t xml:space="preserve"> </w:t>
        </w:r>
        <w:r>
          <w:rPr>
            <w:lang w:val="en-GB"/>
          </w:rPr>
          <w:t>d</w:t>
        </w:r>
        <w:r>
          <w:rPr>
            <w:lang w:val="en-GB"/>
          </w:rPr>
          <w:t xml:space="preserve">esire item is unavailable other wise the sales person fill </w:t>
        </w:r>
      </w:ins>
      <w:ins w:id="522" w:author="Bryan Sime" w:date="2026-02-14T07:53:00Z" w16du:dateUtc="2026-02-14T06:53:00Z">
        <w:r>
          <w:rPr>
            <w:lang w:val="en-GB"/>
          </w:rPr>
          <w:t xml:space="preserve">out a receipt with the item </w:t>
        </w:r>
        <w:r>
          <w:rPr>
            <w:lang w:val="en-GB"/>
          </w:rPr>
          <w:t>d</w:t>
        </w:r>
        <w:r>
          <w:rPr>
            <w:lang w:val="en-GB"/>
          </w:rPr>
          <w:t>etails an</w:t>
        </w:r>
        <w:r>
          <w:rPr>
            <w:lang w:val="en-GB"/>
          </w:rPr>
          <w:t>d</w:t>
        </w:r>
        <w:r>
          <w:rPr>
            <w:lang w:val="en-GB"/>
          </w:rPr>
          <w:t xml:space="preserve"> the price to pay the customer must then go to the checkout with the receipt once the amo</w:t>
        </w:r>
      </w:ins>
      <w:ins w:id="523" w:author="Bryan Sime" w:date="2026-02-14T07:54:00Z" w16du:dateUtc="2026-02-14T06:54:00Z">
        <w:r>
          <w:rPr>
            <w:lang w:val="en-GB"/>
          </w:rPr>
          <w:t xml:space="preserve">unt </w:t>
        </w:r>
        <w:r>
          <w:rPr>
            <w:lang w:val="en-GB"/>
          </w:rPr>
          <w:t>d</w:t>
        </w:r>
        <w:r>
          <w:rPr>
            <w:lang w:val="en-GB"/>
          </w:rPr>
          <w:t>ue has been pai</w:t>
        </w:r>
        <w:r>
          <w:rPr>
            <w:lang w:val="en-GB"/>
          </w:rPr>
          <w:t>d</w:t>
        </w:r>
        <w:r>
          <w:rPr>
            <w:lang w:val="en-GB"/>
          </w:rPr>
          <w:t xml:space="preserve"> the casher gives them an invoice an</w:t>
        </w:r>
        <w:r>
          <w:rPr>
            <w:lang w:val="en-GB"/>
          </w:rPr>
          <w:t>d</w:t>
        </w:r>
        <w:r>
          <w:rPr>
            <w:lang w:val="en-GB"/>
          </w:rPr>
          <w:t xml:space="preserve">  a stock release slip, a copy </w:t>
        </w:r>
      </w:ins>
      <w:ins w:id="524" w:author="Bryan Sime" w:date="2026-02-14T07:55:00Z" w16du:dateUtc="2026-02-14T06:55:00Z">
        <w:r>
          <w:rPr>
            <w:lang w:val="en-GB"/>
          </w:rPr>
          <w:t>of the stock release slip is sent to the ware house so that the purchase item can be brought to the store (to the item collection section). The</w:t>
        </w:r>
      </w:ins>
      <w:ins w:id="525" w:author="Bryan Sime" w:date="2026-02-14T07:56:00Z" w16du:dateUtc="2026-02-14T06:56:00Z">
        <w:r>
          <w:rPr>
            <w:lang w:val="en-GB"/>
          </w:rPr>
          <w:t xml:space="preserve"> customer then goes to the item collection area right next to the checkout an</w:t>
        </w:r>
        <w:r>
          <w:rPr>
            <w:lang w:val="en-GB"/>
          </w:rPr>
          <w:t>d</w:t>
        </w:r>
        <w:r>
          <w:rPr>
            <w:lang w:val="en-GB"/>
          </w:rPr>
          <w:t xml:space="preserve"> present their stock release slip. As soon as the item arrives</w:t>
        </w:r>
      </w:ins>
      <w:ins w:id="526" w:author="Bryan Sime" w:date="2026-02-14T07:57:00Z" w16du:dateUtc="2026-02-14T06:57:00Z">
        <w:r>
          <w:rPr>
            <w:lang w:val="en-GB"/>
          </w:rPr>
          <w:t>, the ware house worker stamp</w:t>
        </w:r>
      </w:ins>
      <w:ins w:id="527" w:author="Bryan Sime" w:date="2026-02-14T08:00:00Z" w16du:dateUtc="2026-02-14T07:00:00Z">
        <w:r w:rsidR="00C87D7D">
          <w:rPr>
            <w:lang w:val="en-GB"/>
          </w:rPr>
          <w:t>s</w:t>
        </w:r>
      </w:ins>
      <w:ins w:id="528" w:author="Bryan Sime" w:date="2026-02-14T07:57:00Z" w16du:dateUtc="2026-02-14T06:57:00Z">
        <w:r>
          <w:rPr>
            <w:lang w:val="en-GB"/>
          </w:rPr>
          <w:t xml:space="preserve"> the release slip: “Item </w:t>
        </w:r>
        <w:r>
          <w:rPr>
            <w:lang w:val="en-GB"/>
          </w:rPr>
          <w:t>d</w:t>
        </w:r>
        <w:r>
          <w:rPr>
            <w:lang w:val="en-GB"/>
          </w:rPr>
          <w:t>elivere</w:t>
        </w:r>
        <w:r>
          <w:rPr>
            <w:lang w:val="en-GB"/>
          </w:rPr>
          <w:t>d</w:t>
        </w:r>
        <w:r>
          <w:rPr>
            <w:lang w:val="en-GB"/>
          </w:rPr>
          <w:t>” an</w:t>
        </w:r>
        <w:r>
          <w:rPr>
            <w:lang w:val="en-GB"/>
          </w:rPr>
          <w:t>d</w:t>
        </w:r>
        <w:r>
          <w:rPr>
            <w:lang w:val="en-GB"/>
          </w:rPr>
          <w:t xml:space="preserve"> gives the purchase item to the customer.</w:t>
        </w:r>
      </w:ins>
    </w:p>
    <w:p w:rsidR="00282CA9" w:rsidRDefault="00282CA9" w:rsidP="00282CA9">
      <w:pPr>
        <w:tabs>
          <w:tab w:val="left" w:pos="1032"/>
        </w:tabs>
        <w:rPr>
          <w:ins w:id="529" w:author="Bryan Sime" w:date="2026-02-14T07:58:00Z" w16du:dateUtc="2026-02-14T06:58:00Z"/>
          <w:b/>
          <w:bCs/>
          <w:lang w:val="en-GB"/>
        </w:rPr>
      </w:pPr>
      <w:ins w:id="530" w:author="Bryan Sime" w:date="2026-02-14T07:57:00Z" w16du:dateUtc="2026-02-14T06:57:00Z">
        <w:r>
          <w:rPr>
            <w:b/>
            <w:bCs/>
            <w:lang w:val="en-GB"/>
          </w:rPr>
          <w:t>Work</w:t>
        </w:r>
      </w:ins>
      <w:ins w:id="531" w:author="Bryan Sime" w:date="2026-02-14T07:58:00Z" w16du:dateUtc="2026-02-14T06:58:00Z">
        <w:r>
          <w:rPr>
            <w:b/>
            <w:bCs/>
            <w:lang w:val="en-GB"/>
          </w:rPr>
          <w:t xml:space="preserve"> to be </w:t>
        </w:r>
        <w:r w:rsidRPr="00282CA9">
          <w:rPr>
            <w:b/>
            <w:bCs/>
            <w:lang w:val="en-GB"/>
            <w:rPrChange w:id="532" w:author="Bryan Sime" w:date="2026-02-14T07:58:00Z" w16du:dateUtc="2026-02-14T06:58:00Z">
              <w:rPr>
                <w:lang w:val="en-GB"/>
              </w:rPr>
            </w:rPrChange>
          </w:rPr>
          <w:t>d</w:t>
        </w:r>
        <w:r>
          <w:rPr>
            <w:b/>
            <w:bCs/>
            <w:lang w:val="en-GB"/>
          </w:rPr>
          <w:t>one</w:t>
        </w:r>
      </w:ins>
    </w:p>
    <w:p w:rsidR="00282CA9" w:rsidRPr="00C87D7D" w:rsidRDefault="00C87D7D" w:rsidP="00C87D7D">
      <w:pPr>
        <w:pStyle w:val="ListParagraph"/>
        <w:numPr>
          <w:ilvl w:val="0"/>
          <w:numId w:val="22"/>
        </w:numPr>
        <w:tabs>
          <w:tab w:val="left" w:pos="1032"/>
        </w:tabs>
        <w:rPr>
          <w:ins w:id="533" w:author="Bryan Sime" w:date="2026-02-14T07:58:00Z" w16du:dateUtc="2026-02-14T06:58:00Z"/>
          <w:b/>
          <w:bCs/>
          <w:lang w:val="en-GB"/>
          <w:rPrChange w:id="534" w:author="Bryan Sime" w:date="2026-02-14T07:58:00Z" w16du:dateUtc="2026-02-14T06:58:00Z">
            <w:rPr>
              <w:ins w:id="535" w:author="Bryan Sime" w:date="2026-02-14T07:58:00Z" w16du:dateUtc="2026-02-14T06:58:00Z"/>
              <w:lang w:val="en-GB"/>
            </w:rPr>
          </w:rPrChange>
        </w:rPr>
      </w:pPr>
      <w:ins w:id="536" w:author="Bryan Sime" w:date="2026-02-14T07:58:00Z" w16du:dateUtc="2026-02-14T06:58:00Z">
        <w:r>
          <w:rPr>
            <w:lang w:val="en-GB"/>
          </w:rPr>
          <w:t>Fin</w:t>
        </w:r>
        <w:r>
          <w:rPr>
            <w:lang w:val="en-GB"/>
          </w:rPr>
          <w:t>d</w:t>
        </w:r>
        <w:r>
          <w:rPr>
            <w:lang w:val="en-GB"/>
          </w:rPr>
          <w:t xml:space="preserve"> the fiel</w:t>
        </w:r>
        <w:r>
          <w:rPr>
            <w:lang w:val="en-GB"/>
          </w:rPr>
          <w:t>d</w:t>
        </w:r>
        <w:r>
          <w:rPr>
            <w:lang w:val="en-GB"/>
          </w:rPr>
          <w:t xml:space="preserve"> of stu</w:t>
        </w:r>
        <w:r>
          <w:rPr>
            <w:lang w:val="en-GB"/>
          </w:rPr>
          <w:t>d</w:t>
        </w:r>
        <w:r>
          <w:rPr>
            <w:lang w:val="en-GB"/>
          </w:rPr>
          <w:t>y for this system</w:t>
        </w:r>
      </w:ins>
    </w:p>
    <w:p w:rsidR="00C87D7D" w:rsidRPr="00C87D7D" w:rsidRDefault="00C87D7D" w:rsidP="00C87D7D">
      <w:pPr>
        <w:pStyle w:val="ListParagraph"/>
        <w:numPr>
          <w:ilvl w:val="0"/>
          <w:numId w:val="22"/>
        </w:numPr>
        <w:tabs>
          <w:tab w:val="left" w:pos="1032"/>
        </w:tabs>
        <w:rPr>
          <w:ins w:id="537" w:author="Bryan Sime" w:date="2026-02-14T07:59:00Z" w16du:dateUtc="2026-02-14T06:59:00Z"/>
          <w:b/>
          <w:bCs/>
          <w:lang w:val="en-GB"/>
          <w:rPrChange w:id="538" w:author="Bryan Sime" w:date="2026-02-14T07:59:00Z" w16du:dateUtc="2026-02-14T06:59:00Z">
            <w:rPr>
              <w:ins w:id="539" w:author="Bryan Sime" w:date="2026-02-14T07:59:00Z" w16du:dateUtc="2026-02-14T06:59:00Z"/>
              <w:lang w:val="en-GB"/>
            </w:rPr>
          </w:rPrChange>
        </w:rPr>
      </w:pPr>
      <w:ins w:id="540" w:author="Bryan Sime" w:date="2026-02-14T07:58:00Z" w16du:dateUtc="2026-02-14T06:58:00Z">
        <w:r>
          <w:rPr>
            <w:lang w:val="en-GB"/>
          </w:rPr>
          <w:t>List the internal an</w:t>
        </w:r>
        <w:r>
          <w:rPr>
            <w:lang w:val="en-GB"/>
          </w:rPr>
          <w:t>d</w:t>
        </w:r>
        <w:r>
          <w:rPr>
            <w:lang w:val="en-GB"/>
          </w:rPr>
          <w:t xml:space="preserve"> external stake hol</w:t>
        </w:r>
        <w:r>
          <w:rPr>
            <w:lang w:val="en-GB"/>
          </w:rPr>
          <w:t>d</w:t>
        </w:r>
        <w:r>
          <w:rPr>
            <w:lang w:val="en-GB"/>
          </w:rPr>
          <w:t>ers an</w:t>
        </w:r>
        <w:r>
          <w:rPr>
            <w:lang w:val="en-GB"/>
          </w:rPr>
          <w:t>d</w:t>
        </w:r>
        <w:r>
          <w:rPr>
            <w:lang w:val="en-GB"/>
          </w:rPr>
          <w:t xml:space="preserve"> re</w:t>
        </w:r>
      </w:ins>
      <w:ins w:id="541" w:author="Bryan Sime" w:date="2026-02-14T07:59:00Z" w16du:dateUtc="2026-02-14T06:59:00Z">
        <w:r>
          <w:rPr>
            <w:lang w:val="en-GB"/>
          </w:rPr>
          <w:t>late</w:t>
        </w:r>
        <w:r>
          <w:rPr>
            <w:lang w:val="en-GB"/>
          </w:rPr>
          <w:t>d</w:t>
        </w:r>
        <w:r>
          <w:rPr>
            <w:lang w:val="en-GB"/>
          </w:rPr>
          <w:t xml:space="preserve"> fiel</w:t>
        </w:r>
        <w:r>
          <w:rPr>
            <w:lang w:val="en-GB"/>
          </w:rPr>
          <w:t>d</w:t>
        </w:r>
        <w:r>
          <w:rPr>
            <w:lang w:val="en-GB"/>
          </w:rPr>
          <w:t>s within the area of stu</w:t>
        </w:r>
        <w:r>
          <w:rPr>
            <w:lang w:val="en-GB"/>
          </w:rPr>
          <w:t>d</w:t>
        </w:r>
        <w:r>
          <w:rPr>
            <w:lang w:val="en-GB"/>
          </w:rPr>
          <w:t>y</w:t>
        </w:r>
      </w:ins>
    </w:p>
    <w:p w:rsidR="00C87D7D" w:rsidRPr="00C87D7D" w:rsidRDefault="00C87D7D" w:rsidP="00C87D7D">
      <w:pPr>
        <w:pStyle w:val="ListParagraph"/>
        <w:numPr>
          <w:ilvl w:val="0"/>
          <w:numId w:val="22"/>
        </w:numPr>
        <w:tabs>
          <w:tab w:val="left" w:pos="1032"/>
        </w:tabs>
        <w:rPr>
          <w:ins w:id="542" w:author="Bryan Sime" w:date="2026-02-14T07:59:00Z" w16du:dateUtc="2026-02-14T06:59:00Z"/>
          <w:b/>
          <w:bCs/>
          <w:lang w:val="en-GB"/>
          <w:rPrChange w:id="543" w:author="Bryan Sime" w:date="2026-02-14T07:59:00Z" w16du:dateUtc="2026-02-14T06:59:00Z">
            <w:rPr>
              <w:ins w:id="544" w:author="Bryan Sime" w:date="2026-02-14T07:59:00Z" w16du:dateUtc="2026-02-14T06:59:00Z"/>
              <w:lang w:val="en-GB"/>
            </w:rPr>
          </w:rPrChange>
        </w:rPr>
      </w:pPr>
      <w:ins w:id="545" w:author="Bryan Sime" w:date="2026-02-14T07:59:00Z" w16du:dateUtc="2026-02-14T06:59:00Z">
        <w:r>
          <w:rPr>
            <w:lang w:val="en-GB"/>
          </w:rPr>
          <w:t>Develop the context mo</w:t>
        </w:r>
        <w:r>
          <w:rPr>
            <w:lang w:val="en-GB"/>
          </w:rPr>
          <w:t>d</w:t>
        </w:r>
        <w:r>
          <w:rPr>
            <w:lang w:val="en-GB"/>
          </w:rPr>
          <w:t>el</w:t>
        </w:r>
      </w:ins>
    </w:p>
    <w:p w:rsidR="00C87D7D" w:rsidRPr="00B07A06" w:rsidRDefault="00C87D7D" w:rsidP="00C87D7D">
      <w:pPr>
        <w:pStyle w:val="ListParagraph"/>
        <w:numPr>
          <w:ilvl w:val="0"/>
          <w:numId w:val="22"/>
        </w:numPr>
        <w:tabs>
          <w:tab w:val="left" w:pos="1032"/>
        </w:tabs>
        <w:rPr>
          <w:ins w:id="546" w:author="Bryan Sime" w:date="2026-02-14T08:15:00Z" w16du:dateUtc="2026-02-14T07:15:00Z"/>
          <w:b/>
          <w:bCs/>
          <w:lang w:val="en-GB"/>
          <w:rPrChange w:id="547" w:author="Bryan Sime" w:date="2026-02-14T08:15:00Z" w16du:dateUtc="2026-02-14T07:15:00Z">
            <w:rPr>
              <w:ins w:id="548" w:author="Bryan Sime" w:date="2026-02-14T08:15:00Z" w16du:dateUtc="2026-02-14T07:15:00Z"/>
              <w:lang w:val="en-GB"/>
            </w:rPr>
          </w:rPrChange>
        </w:rPr>
      </w:pPr>
      <w:ins w:id="549" w:author="Bryan Sime" w:date="2026-02-14T07:59:00Z" w16du:dateUtc="2026-02-14T06:59:00Z">
        <w:r>
          <w:rPr>
            <w:lang w:val="en-GB"/>
          </w:rPr>
          <w:t>Prepare the correspon</w:t>
        </w:r>
        <w:r>
          <w:rPr>
            <w:lang w:val="en-GB"/>
          </w:rPr>
          <w:t>d</w:t>
        </w:r>
        <w:r>
          <w:rPr>
            <w:lang w:val="en-GB"/>
          </w:rPr>
          <w:t>ing CFM</w:t>
        </w:r>
      </w:ins>
    </w:p>
    <w:p w:rsidR="00B07A06" w:rsidRDefault="003E4A7A" w:rsidP="00B07A06">
      <w:pPr>
        <w:tabs>
          <w:tab w:val="left" w:pos="1032"/>
        </w:tabs>
        <w:rPr>
          <w:ins w:id="550" w:author="Bryan Sime" w:date="2026-02-14T09:06:00Z" w16du:dateUtc="2026-02-14T08:06:00Z"/>
          <w:b/>
          <w:bCs/>
          <w:noProof/>
          <w:lang w:val="en-GB"/>
        </w:rPr>
      </w:pPr>
      <w:ins w:id="551" w:author="Bryan Sime" w:date="2026-02-14T09:09:00Z" w16du:dateUtc="2026-02-14T08:09:00Z">
        <w:r>
          <w:rPr>
            <w:b/>
            <w:bCs/>
            <w:noProof/>
            <w:lang w:val="en-GB"/>
          </w:rPr>
          <w:lastRenderedPageBreak/>
          <w:drawing>
            <wp:inline distT="0" distB="0" distL="0" distR="0">
              <wp:extent cx="5987160" cy="2766060"/>
              <wp:effectExtent l="0" t="0" r="0" b="0"/>
              <wp:docPr id="157654119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41196" name="Picture 15765411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2559" cy="2768554"/>
                      </a:xfrm>
                      <a:prstGeom prst="rect">
                        <a:avLst/>
                      </a:prstGeom>
                    </pic:spPr>
                  </pic:pic>
                </a:graphicData>
              </a:graphic>
            </wp:inline>
          </w:drawing>
        </w:r>
      </w:ins>
    </w:p>
    <w:p w:rsidR="003E4A7A" w:rsidRPr="003E4A7A" w:rsidRDefault="003E4A7A" w:rsidP="003E4A7A">
      <w:pPr>
        <w:rPr>
          <w:ins w:id="552" w:author="Bryan Sime" w:date="2026-02-14T09:06:00Z" w16du:dateUtc="2026-02-14T08:06:00Z"/>
          <w:lang w:val="en-GB"/>
          <w:rPrChange w:id="553" w:author="Bryan Sime" w:date="2026-02-14T09:06:00Z" w16du:dateUtc="2026-02-14T08:06:00Z">
            <w:rPr>
              <w:ins w:id="554" w:author="Bryan Sime" w:date="2026-02-14T09:06:00Z" w16du:dateUtc="2026-02-14T08:06:00Z"/>
              <w:b/>
              <w:bCs/>
              <w:noProof/>
              <w:lang w:val="en-GB"/>
            </w:rPr>
          </w:rPrChange>
        </w:rPr>
        <w:pPrChange w:id="555" w:author="Bryan Sime" w:date="2026-02-14T09:06:00Z" w16du:dateUtc="2026-02-14T08:06:00Z">
          <w:pPr>
            <w:tabs>
              <w:tab w:val="left" w:pos="1032"/>
            </w:tabs>
          </w:pPr>
        </w:pPrChange>
      </w:pPr>
    </w:p>
    <w:p w:rsidR="003E4A7A" w:rsidRPr="003E4A7A" w:rsidRDefault="003E4A7A" w:rsidP="003E4A7A">
      <w:pPr>
        <w:rPr>
          <w:ins w:id="556" w:author="Bryan Sime" w:date="2026-02-14T09:06:00Z" w16du:dateUtc="2026-02-14T08:06:00Z"/>
          <w:lang w:val="en-GB"/>
          <w:rPrChange w:id="557" w:author="Bryan Sime" w:date="2026-02-14T09:06:00Z" w16du:dateUtc="2026-02-14T08:06:00Z">
            <w:rPr>
              <w:ins w:id="558" w:author="Bryan Sime" w:date="2026-02-14T09:06:00Z" w16du:dateUtc="2026-02-14T08:06:00Z"/>
              <w:b/>
              <w:bCs/>
              <w:noProof/>
              <w:lang w:val="en-GB"/>
            </w:rPr>
          </w:rPrChange>
        </w:rPr>
        <w:pPrChange w:id="559" w:author="Bryan Sime" w:date="2026-02-14T09:06:00Z" w16du:dateUtc="2026-02-14T08:06:00Z">
          <w:pPr>
            <w:tabs>
              <w:tab w:val="left" w:pos="1032"/>
            </w:tabs>
          </w:pPr>
        </w:pPrChange>
      </w:pPr>
    </w:p>
    <w:tbl>
      <w:tblPr>
        <w:tblStyle w:val="TableGrid"/>
        <w:tblW w:w="0" w:type="auto"/>
        <w:tblLook w:val="04A0" w:firstRow="1" w:lastRow="0" w:firstColumn="1" w:lastColumn="0" w:noHBand="0" w:noVBand="1"/>
      </w:tblPr>
      <w:tblGrid>
        <w:gridCol w:w="2252"/>
        <w:gridCol w:w="2256"/>
        <w:gridCol w:w="2254"/>
        <w:gridCol w:w="2254"/>
      </w:tblGrid>
      <w:tr w:rsidR="003E4A7A" w:rsidTr="003E4A7A">
        <w:trPr>
          <w:ins w:id="560" w:author="Bryan Sime" w:date="2026-02-14T09:07:00Z" w16du:dateUtc="2026-02-14T08:07:00Z"/>
        </w:trPr>
        <w:tc>
          <w:tcPr>
            <w:tcW w:w="2254" w:type="dxa"/>
          </w:tcPr>
          <w:p w:rsidR="003E4A7A" w:rsidRDefault="003E4A7A" w:rsidP="003E4A7A">
            <w:pPr>
              <w:rPr>
                <w:ins w:id="561" w:author="Bryan Sime" w:date="2026-02-14T09:07:00Z" w16du:dateUtc="2026-02-14T08:07:00Z"/>
                <w:lang w:val="en-GB"/>
              </w:rPr>
            </w:pPr>
            <w:ins w:id="562" w:author="Bryan Sime" w:date="2026-02-14T09:07:00Z" w16du:dateUtc="2026-02-14T08:07:00Z">
              <w:r>
                <w:rPr>
                  <w:lang w:val="en-GB"/>
                </w:rPr>
                <w:t>Sen</w:t>
              </w:r>
              <w:r>
                <w:rPr>
                  <w:lang w:val="en-GB"/>
                </w:rPr>
                <w:t>d</w:t>
              </w:r>
            </w:ins>
            <w:ins w:id="563" w:author="Bryan Sime" w:date="2026-02-14T09:09:00Z" w16du:dateUtc="2026-02-14T08:09:00Z">
              <w:r>
                <w:rPr>
                  <w:lang w:val="en-GB"/>
                </w:rPr>
                <w:t>er/ receiver</w:t>
              </w:r>
            </w:ins>
          </w:p>
        </w:tc>
        <w:tc>
          <w:tcPr>
            <w:tcW w:w="2254" w:type="dxa"/>
          </w:tcPr>
          <w:p w:rsidR="003E4A7A" w:rsidRDefault="003E4A7A" w:rsidP="003E4A7A">
            <w:pPr>
              <w:rPr>
                <w:ins w:id="564" w:author="Bryan Sime" w:date="2026-02-14T09:07:00Z" w16du:dateUtc="2026-02-14T08:07:00Z"/>
                <w:lang w:val="en-GB"/>
              </w:rPr>
            </w:pPr>
            <w:ins w:id="565" w:author="Bryan Sime" w:date="2026-02-14T09:09:00Z" w16du:dateUtc="2026-02-14T08:09:00Z">
              <w:r>
                <w:rPr>
                  <w:lang w:val="en-GB"/>
                </w:rPr>
                <w:t>Act</w:t>
              </w:r>
            </w:ins>
            <w:ins w:id="566" w:author="Bryan Sime" w:date="2026-02-14T09:10:00Z" w16du:dateUtc="2026-02-14T08:10:00Z">
              <w:r>
                <w:rPr>
                  <w:lang w:val="en-GB"/>
                </w:rPr>
                <w:t>or1</w:t>
              </w:r>
            </w:ins>
          </w:p>
        </w:tc>
        <w:tc>
          <w:tcPr>
            <w:tcW w:w="2254" w:type="dxa"/>
          </w:tcPr>
          <w:p w:rsidR="003E4A7A" w:rsidRDefault="003E4A7A" w:rsidP="003E4A7A">
            <w:pPr>
              <w:rPr>
                <w:ins w:id="567" w:author="Bryan Sime" w:date="2026-02-14T09:07:00Z" w16du:dateUtc="2026-02-14T08:07:00Z"/>
                <w:lang w:val="en-GB"/>
              </w:rPr>
            </w:pPr>
            <w:ins w:id="568" w:author="Bryan Sime" w:date="2026-02-14T09:10:00Z" w16du:dateUtc="2026-02-14T08:10:00Z">
              <w:r>
                <w:rPr>
                  <w:lang w:val="en-GB"/>
                </w:rPr>
                <w:t>Actor2</w:t>
              </w:r>
            </w:ins>
          </w:p>
        </w:tc>
        <w:tc>
          <w:tcPr>
            <w:tcW w:w="2254" w:type="dxa"/>
          </w:tcPr>
          <w:p w:rsidR="003E4A7A" w:rsidRDefault="003E4A7A" w:rsidP="003E4A7A">
            <w:pPr>
              <w:rPr>
                <w:ins w:id="569" w:author="Bryan Sime" w:date="2026-02-14T09:07:00Z" w16du:dateUtc="2026-02-14T08:07:00Z"/>
                <w:lang w:val="en-GB"/>
              </w:rPr>
            </w:pPr>
            <w:ins w:id="570" w:author="Bryan Sime" w:date="2026-02-14T09:10:00Z" w16du:dateUtc="2026-02-14T08:10:00Z">
              <w:r>
                <w:rPr>
                  <w:lang w:val="en-GB"/>
                </w:rPr>
                <w:t>Actor3</w:t>
              </w:r>
            </w:ins>
          </w:p>
        </w:tc>
      </w:tr>
      <w:tr w:rsidR="003E4A7A" w:rsidTr="003E4A7A">
        <w:trPr>
          <w:ins w:id="571" w:author="Bryan Sime" w:date="2026-02-14T09:07:00Z" w16du:dateUtc="2026-02-14T08:07:00Z"/>
        </w:trPr>
        <w:tc>
          <w:tcPr>
            <w:tcW w:w="2254" w:type="dxa"/>
          </w:tcPr>
          <w:p w:rsidR="003E4A7A" w:rsidRDefault="003E4A7A" w:rsidP="003E4A7A">
            <w:pPr>
              <w:rPr>
                <w:ins w:id="572" w:author="Bryan Sime" w:date="2026-02-14T09:07:00Z" w16du:dateUtc="2026-02-14T08:07:00Z"/>
                <w:lang w:val="en-GB"/>
              </w:rPr>
            </w:pPr>
            <w:ins w:id="573" w:author="Bryan Sime" w:date="2026-02-14T09:10:00Z" w16du:dateUtc="2026-02-14T08:10:00Z">
              <w:r>
                <w:rPr>
                  <w:lang w:val="en-GB"/>
                </w:rPr>
                <w:t>Actor1</w:t>
              </w:r>
            </w:ins>
          </w:p>
        </w:tc>
        <w:tc>
          <w:tcPr>
            <w:tcW w:w="2254" w:type="dxa"/>
          </w:tcPr>
          <w:p w:rsidR="003E4A7A" w:rsidRDefault="003E4A7A" w:rsidP="003E4A7A">
            <w:pPr>
              <w:rPr>
                <w:ins w:id="574" w:author="Bryan Sime" w:date="2026-02-14T09:07:00Z" w16du:dateUtc="2026-02-14T08:07:00Z"/>
                <w:lang w:val="en-GB"/>
              </w:rPr>
            </w:pPr>
            <w:ins w:id="575" w:author="Bryan Sime" w:date="2026-02-14T09:11:00Z" w16du:dateUtc="2026-02-14T08:11:00Z">
              <w:r>
                <w:rPr>
                  <w:lang w:val="en-GB"/>
                </w:rPr>
                <w:t>//////////////////////</w:t>
              </w:r>
            </w:ins>
          </w:p>
        </w:tc>
        <w:tc>
          <w:tcPr>
            <w:tcW w:w="2254" w:type="dxa"/>
          </w:tcPr>
          <w:p w:rsidR="003E4A7A" w:rsidRDefault="003E4A7A" w:rsidP="003E4A7A">
            <w:pPr>
              <w:rPr>
                <w:ins w:id="576" w:author="Bryan Sime" w:date="2026-02-14T09:07:00Z" w16du:dateUtc="2026-02-14T08:07:00Z"/>
                <w:lang w:val="en-GB"/>
              </w:rPr>
            </w:pPr>
            <w:ins w:id="577" w:author="Bryan Sime" w:date="2026-02-14T09:10:00Z" w16du:dateUtc="2026-02-14T08:10:00Z">
              <w:r>
                <w:rPr>
                  <w:lang w:val="en-GB"/>
                </w:rPr>
                <w:t>Flow1</w:t>
              </w:r>
            </w:ins>
          </w:p>
        </w:tc>
        <w:tc>
          <w:tcPr>
            <w:tcW w:w="2254" w:type="dxa"/>
          </w:tcPr>
          <w:p w:rsidR="003E4A7A" w:rsidRDefault="003E4A7A" w:rsidP="003E4A7A">
            <w:pPr>
              <w:rPr>
                <w:ins w:id="578" w:author="Bryan Sime" w:date="2026-02-14T09:07:00Z" w16du:dateUtc="2026-02-14T08:07:00Z"/>
                <w:lang w:val="en-GB"/>
              </w:rPr>
            </w:pPr>
            <w:ins w:id="579" w:author="Bryan Sime" w:date="2026-02-14T09:10:00Z" w16du:dateUtc="2026-02-14T08:10:00Z">
              <w:r>
                <w:rPr>
                  <w:lang w:val="en-GB"/>
                </w:rPr>
                <w:t>Flow3</w:t>
              </w:r>
            </w:ins>
          </w:p>
        </w:tc>
      </w:tr>
      <w:tr w:rsidR="003E4A7A" w:rsidTr="003E4A7A">
        <w:trPr>
          <w:ins w:id="580" w:author="Bryan Sime" w:date="2026-02-14T09:07:00Z" w16du:dateUtc="2026-02-14T08:07:00Z"/>
        </w:trPr>
        <w:tc>
          <w:tcPr>
            <w:tcW w:w="2254" w:type="dxa"/>
          </w:tcPr>
          <w:p w:rsidR="003E4A7A" w:rsidRDefault="003E4A7A" w:rsidP="003E4A7A">
            <w:pPr>
              <w:rPr>
                <w:ins w:id="581" w:author="Bryan Sime" w:date="2026-02-14T09:07:00Z" w16du:dateUtc="2026-02-14T08:07:00Z"/>
                <w:lang w:val="en-GB"/>
              </w:rPr>
            </w:pPr>
            <w:ins w:id="582" w:author="Bryan Sime" w:date="2026-02-14T09:10:00Z" w16du:dateUtc="2026-02-14T08:10:00Z">
              <w:r>
                <w:rPr>
                  <w:lang w:val="en-GB"/>
                </w:rPr>
                <w:t>Actor2</w:t>
              </w:r>
            </w:ins>
          </w:p>
        </w:tc>
        <w:tc>
          <w:tcPr>
            <w:tcW w:w="2254" w:type="dxa"/>
          </w:tcPr>
          <w:p w:rsidR="003E4A7A" w:rsidRDefault="003E4A7A" w:rsidP="003E4A7A">
            <w:pPr>
              <w:rPr>
                <w:ins w:id="583" w:author="Bryan Sime" w:date="2026-02-14T09:07:00Z" w16du:dateUtc="2026-02-14T08:07:00Z"/>
                <w:lang w:val="en-GB"/>
              </w:rPr>
            </w:pPr>
            <w:ins w:id="584" w:author="Bryan Sime" w:date="2026-02-14T09:10:00Z" w16du:dateUtc="2026-02-14T08:10:00Z">
              <w:r>
                <w:rPr>
                  <w:lang w:val="en-GB"/>
                </w:rPr>
                <w:t>Flow2</w:t>
              </w:r>
            </w:ins>
          </w:p>
        </w:tc>
        <w:tc>
          <w:tcPr>
            <w:tcW w:w="2254" w:type="dxa"/>
          </w:tcPr>
          <w:p w:rsidR="003E4A7A" w:rsidRDefault="003E4A7A" w:rsidP="003E4A7A">
            <w:pPr>
              <w:rPr>
                <w:ins w:id="585" w:author="Bryan Sime" w:date="2026-02-14T09:07:00Z" w16du:dateUtc="2026-02-14T08:07:00Z"/>
                <w:lang w:val="en-GB"/>
              </w:rPr>
            </w:pPr>
            <w:ins w:id="586" w:author="Bryan Sime" w:date="2026-02-14T09:11:00Z" w16du:dateUtc="2026-02-14T08:11:00Z">
              <w:r>
                <w:rPr>
                  <w:lang w:val="en-GB"/>
                </w:rPr>
                <w:t>/////////////////////</w:t>
              </w:r>
            </w:ins>
          </w:p>
        </w:tc>
        <w:tc>
          <w:tcPr>
            <w:tcW w:w="2254" w:type="dxa"/>
          </w:tcPr>
          <w:p w:rsidR="003E4A7A" w:rsidRDefault="003E4A7A" w:rsidP="003E4A7A">
            <w:pPr>
              <w:rPr>
                <w:ins w:id="587" w:author="Bryan Sime" w:date="2026-02-14T09:07:00Z" w16du:dateUtc="2026-02-14T08:07:00Z"/>
                <w:lang w:val="en-GB"/>
              </w:rPr>
            </w:pPr>
          </w:p>
        </w:tc>
      </w:tr>
      <w:tr w:rsidR="003E4A7A" w:rsidTr="003E4A7A">
        <w:trPr>
          <w:ins w:id="588" w:author="Bryan Sime" w:date="2026-02-14T09:07:00Z" w16du:dateUtc="2026-02-14T08:07:00Z"/>
        </w:trPr>
        <w:tc>
          <w:tcPr>
            <w:tcW w:w="2254" w:type="dxa"/>
          </w:tcPr>
          <w:p w:rsidR="003E4A7A" w:rsidRDefault="003E4A7A" w:rsidP="003E4A7A">
            <w:pPr>
              <w:rPr>
                <w:ins w:id="589" w:author="Bryan Sime" w:date="2026-02-14T09:07:00Z" w16du:dateUtc="2026-02-14T08:07:00Z"/>
                <w:lang w:val="en-GB"/>
              </w:rPr>
            </w:pPr>
            <w:ins w:id="590" w:author="Bryan Sime" w:date="2026-02-14T09:10:00Z" w16du:dateUtc="2026-02-14T08:10:00Z">
              <w:r>
                <w:rPr>
                  <w:lang w:val="en-GB"/>
                </w:rPr>
                <w:t>Actor3</w:t>
              </w:r>
            </w:ins>
          </w:p>
        </w:tc>
        <w:tc>
          <w:tcPr>
            <w:tcW w:w="2254" w:type="dxa"/>
          </w:tcPr>
          <w:p w:rsidR="003E4A7A" w:rsidRDefault="003E4A7A" w:rsidP="003E4A7A">
            <w:pPr>
              <w:rPr>
                <w:ins w:id="591" w:author="Bryan Sime" w:date="2026-02-14T09:07:00Z" w16du:dateUtc="2026-02-14T08:07:00Z"/>
                <w:lang w:val="en-GB"/>
              </w:rPr>
            </w:pPr>
          </w:p>
        </w:tc>
        <w:tc>
          <w:tcPr>
            <w:tcW w:w="2254" w:type="dxa"/>
          </w:tcPr>
          <w:p w:rsidR="003E4A7A" w:rsidRDefault="003E4A7A" w:rsidP="003E4A7A">
            <w:pPr>
              <w:rPr>
                <w:ins w:id="592" w:author="Bryan Sime" w:date="2026-02-14T09:07:00Z" w16du:dateUtc="2026-02-14T08:07:00Z"/>
                <w:lang w:val="en-GB"/>
              </w:rPr>
            </w:pPr>
            <w:ins w:id="593" w:author="Bryan Sime" w:date="2026-02-14T09:10:00Z" w16du:dateUtc="2026-02-14T08:10:00Z">
              <w:r>
                <w:rPr>
                  <w:lang w:val="en-GB"/>
                </w:rPr>
                <w:t>Flow4</w:t>
              </w:r>
            </w:ins>
          </w:p>
        </w:tc>
        <w:tc>
          <w:tcPr>
            <w:tcW w:w="2254" w:type="dxa"/>
          </w:tcPr>
          <w:p w:rsidR="003E4A7A" w:rsidRDefault="003E4A7A" w:rsidP="003E4A7A">
            <w:pPr>
              <w:rPr>
                <w:ins w:id="594" w:author="Bryan Sime" w:date="2026-02-14T09:07:00Z" w16du:dateUtc="2026-02-14T08:07:00Z"/>
                <w:lang w:val="en-GB"/>
              </w:rPr>
            </w:pPr>
            <w:ins w:id="595" w:author="Bryan Sime" w:date="2026-02-14T09:11:00Z" w16du:dateUtc="2026-02-14T08:11:00Z">
              <w:r>
                <w:rPr>
                  <w:lang w:val="en-GB"/>
                </w:rPr>
                <w:t>/////////////////////</w:t>
              </w:r>
            </w:ins>
          </w:p>
        </w:tc>
      </w:tr>
    </w:tbl>
    <w:p w:rsidR="003E4A7A" w:rsidRDefault="003E4A7A" w:rsidP="003E4A7A">
      <w:pPr>
        <w:ind w:firstLine="720"/>
        <w:rPr>
          <w:ins w:id="596" w:author="Bryan Sime" w:date="2026-02-14T09:12:00Z" w16du:dateUtc="2026-02-14T08:12:00Z"/>
          <w:lang w:val="en-GB"/>
        </w:rPr>
      </w:pPr>
    </w:p>
    <w:p w:rsidR="003E4A7A" w:rsidRDefault="003E4A7A" w:rsidP="003E4A7A">
      <w:pPr>
        <w:ind w:firstLine="720"/>
        <w:rPr>
          <w:ins w:id="597" w:author="Bryan Sime" w:date="2026-02-14T09:12:00Z" w16du:dateUtc="2026-02-14T08:12:00Z"/>
          <w:lang w:val="en-GB"/>
        </w:rPr>
      </w:pPr>
    </w:p>
    <w:p w:rsidR="003E4A7A" w:rsidRDefault="003E4A7A" w:rsidP="003E4A7A">
      <w:pPr>
        <w:rPr>
          <w:ins w:id="598" w:author="Bryan Sime" w:date="2026-02-14T09:12:00Z" w16du:dateUtc="2026-02-14T08:12:00Z"/>
          <w:lang w:val="en-GB"/>
        </w:rPr>
      </w:pPr>
      <w:ins w:id="599" w:author="Bryan Sime" w:date="2026-02-14T09:12:00Z" w16du:dateUtc="2026-02-14T08:12:00Z">
        <w:r>
          <w:rPr>
            <w:lang w:val="en-GB"/>
          </w:rPr>
          <w:t xml:space="preserve">The conceptual </w:t>
        </w:r>
        <w:r>
          <w:rPr>
            <w:lang w:val="en-GB"/>
          </w:rPr>
          <w:t>d</w:t>
        </w:r>
        <w:r>
          <w:rPr>
            <w:lang w:val="en-GB"/>
          </w:rPr>
          <w:t>ata mo</w:t>
        </w:r>
        <w:r>
          <w:rPr>
            <w:lang w:val="en-GB"/>
          </w:rPr>
          <w:t>d</w:t>
        </w:r>
        <w:r>
          <w:rPr>
            <w:lang w:val="en-GB"/>
          </w:rPr>
          <w:t>el or entity relationship mo</w:t>
        </w:r>
        <w:r>
          <w:rPr>
            <w:lang w:val="en-GB"/>
          </w:rPr>
          <w:t>d</w:t>
        </w:r>
        <w:r>
          <w:rPr>
            <w:lang w:val="en-GB"/>
          </w:rPr>
          <w:t>el</w:t>
        </w:r>
      </w:ins>
    </w:p>
    <w:p w:rsidR="003E4A7A" w:rsidRDefault="003E4A7A" w:rsidP="003E4A7A">
      <w:pPr>
        <w:rPr>
          <w:ins w:id="600" w:author="Bryan Sime" w:date="2026-02-14T09:17:00Z" w16du:dateUtc="2026-02-14T08:17:00Z"/>
          <w:lang w:val="en-GB"/>
        </w:rPr>
      </w:pPr>
      <w:ins w:id="601" w:author="Bryan Sime" w:date="2026-02-14T09:12:00Z" w16du:dateUtc="2026-02-14T08:12:00Z">
        <w:r>
          <w:rPr>
            <w:lang w:val="en-GB"/>
          </w:rPr>
          <w:tab/>
          <w:t xml:space="preserve">The conceptual </w:t>
        </w:r>
        <w:r>
          <w:rPr>
            <w:lang w:val="en-GB"/>
          </w:rPr>
          <w:t>d</w:t>
        </w:r>
        <w:r>
          <w:rPr>
            <w:lang w:val="en-GB"/>
          </w:rPr>
          <w:t>ata mo</w:t>
        </w:r>
        <w:r>
          <w:rPr>
            <w:lang w:val="en-GB"/>
          </w:rPr>
          <w:t>d</w:t>
        </w:r>
        <w:r>
          <w:rPr>
            <w:lang w:val="en-GB"/>
          </w:rPr>
          <w:t>el (C</w:t>
        </w:r>
        <w:r>
          <w:rPr>
            <w:lang w:val="en-GB"/>
          </w:rPr>
          <w:t>d</w:t>
        </w:r>
        <w:r>
          <w:rPr>
            <w:lang w:val="en-GB"/>
          </w:rPr>
          <w:t>M) is a static repr</w:t>
        </w:r>
      </w:ins>
      <w:ins w:id="602" w:author="Bryan Sime" w:date="2026-02-14T09:13:00Z" w16du:dateUtc="2026-02-14T08:13:00Z">
        <w:r>
          <w:rPr>
            <w:lang w:val="en-GB"/>
          </w:rPr>
          <w:t>esentation of a companies IS, it purpose is to represent in a structure</w:t>
        </w:r>
        <w:r>
          <w:rPr>
            <w:lang w:val="en-GB"/>
          </w:rPr>
          <w:t>d</w:t>
        </w:r>
        <w:r>
          <w:rPr>
            <w:lang w:val="en-GB"/>
          </w:rPr>
          <w:t xml:space="preserve"> way the </w:t>
        </w:r>
        <w:r>
          <w:rPr>
            <w:lang w:val="en-GB"/>
          </w:rPr>
          <w:t>d</w:t>
        </w:r>
        <w:r>
          <w:rPr>
            <w:lang w:val="en-GB"/>
          </w:rPr>
          <w:t>ata that will be use by the IS</w:t>
        </w:r>
      </w:ins>
      <w:ins w:id="603" w:author="Bryan Sime" w:date="2026-02-14T09:14:00Z" w16du:dateUtc="2026-02-14T08:14:00Z">
        <w:r>
          <w:rPr>
            <w:lang w:val="en-GB"/>
          </w:rPr>
          <w:t>. The C</w:t>
        </w:r>
        <w:r>
          <w:rPr>
            <w:lang w:val="en-GB"/>
          </w:rPr>
          <w:t>d</w:t>
        </w:r>
        <w:r>
          <w:rPr>
            <w:lang w:val="en-GB"/>
          </w:rPr>
          <w:t xml:space="preserve">M </w:t>
        </w:r>
        <w:r>
          <w:rPr>
            <w:lang w:val="en-GB"/>
          </w:rPr>
          <w:t>d</w:t>
        </w:r>
        <w:r>
          <w:rPr>
            <w:lang w:val="en-GB"/>
          </w:rPr>
          <w:t xml:space="preserve">escribes the semnatic i.e. to say the meaning attach to this </w:t>
        </w:r>
        <w:r>
          <w:rPr>
            <w:lang w:val="en-GB"/>
          </w:rPr>
          <w:t>d</w:t>
        </w:r>
        <w:r>
          <w:rPr>
            <w:lang w:val="en-GB"/>
          </w:rPr>
          <w:t>ata an</w:t>
        </w:r>
        <w:r>
          <w:rPr>
            <w:lang w:val="en-GB"/>
          </w:rPr>
          <w:t>d</w:t>
        </w:r>
        <w:r>
          <w:rPr>
            <w:lang w:val="en-GB"/>
          </w:rPr>
          <w:t xml:space="preserve"> their relationships. Its is also a set of concept an</w:t>
        </w:r>
        <w:r>
          <w:rPr>
            <w:lang w:val="en-GB"/>
          </w:rPr>
          <w:t>d</w:t>
        </w:r>
        <w:r>
          <w:rPr>
            <w:lang w:val="en-GB"/>
          </w:rPr>
          <w:t xml:space="preserve"> nrule for </w:t>
        </w:r>
        <w:r>
          <w:rPr>
            <w:lang w:val="en-GB"/>
          </w:rPr>
          <w:t>d</w:t>
        </w:r>
      </w:ins>
      <w:ins w:id="604" w:author="Bryan Sime" w:date="2026-02-14T09:15:00Z" w16du:dateUtc="2026-02-14T08:15:00Z">
        <w:r>
          <w:rPr>
            <w:lang w:val="en-GB"/>
          </w:rPr>
          <w:t>efining how to represent information in a computer system, it is base</w:t>
        </w:r>
        <w:r>
          <w:rPr>
            <w:lang w:val="en-GB"/>
          </w:rPr>
          <w:t>d</w:t>
        </w:r>
        <w:r>
          <w:rPr>
            <w:lang w:val="en-GB"/>
          </w:rPr>
          <w:t xml:space="preserve"> on 2 main concept: The entities an</w:t>
        </w:r>
        <w:r>
          <w:rPr>
            <w:lang w:val="en-GB"/>
          </w:rPr>
          <w:t>d</w:t>
        </w:r>
        <w:r>
          <w:rPr>
            <w:lang w:val="en-GB"/>
          </w:rPr>
          <w:t xml:space="preserve"> association hence </w:t>
        </w:r>
      </w:ins>
      <w:ins w:id="605" w:author="Bryan Sime" w:date="2026-02-14T09:16:00Z" w16du:dateUtc="2026-02-14T08:16:00Z">
        <w:r>
          <w:rPr>
            <w:lang w:val="en-GB"/>
          </w:rPr>
          <w:t>it secon</w:t>
        </w:r>
        <w:r>
          <w:rPr>
            <w:lang w:val="en-GB"/>
          </w:rPr>
          <w:t>d</w:t>
        </w:r>
        <w:r>
          <w:rPr>
            <w:lang w:val="en-GB"/>
          </w:rPr>
          <w:t xml:space="preserve"> name entity relationship</w:t>
        </w:r>
      </w:ins>
      <w:ins w:id="606" w:author="Bryan Sime" w:date="2026-02-14T09:17:00Z" w16du:dateUtc="2026-02-14T08:17:00Z">
        <w:r w:rsidR="00C450B9">
          <w:rPr>
            <w:lang w:val="en-GB"/>
          </w:rPr>
          <w:t xml:space="preserve"> mo</w:t>
        </w:r>
        <w:r w:rsidR="00C450B9">
          <w:rPr>
            <w:lang w:val="en-GB"/>
          </w:rPr>
          <w:t>d</w:t>
        </w:r>
        <w:r w:rsidR="00C450B9">
          <w:rPr>
            <w:lang w:val="en-GB"/>
          </w:rPr>
          <w:t xml:space="preserve">el (ERM). We will begin by </w:t>
        </w:r>
        <w:r w:rsidR="00C450B9">
          <w:rPr>
            <w:lang w:val="en-GB"/>
          </w:rPr>
          <w:t>d</w:t>
        </w:r>
        <w:r w:rsidR="00C450B9">
          <w:rPr>
            <w:lang w:val="en-GB"/>
          </w:rPr>
          <w:t>escribing the original c</w:t>
        </w:r>
        <w:r w:rsidR="00C450B9">
          <w:rPr>
            <w:lang w:val="en-GB"/>
          </w:rPr>
          <w:t>d</w:t>
        </w:r>
        <w:r w:rsidR="00C450B9">
          <w:rPr>
            <w:lang w:val="en-GB"/>
          </w:rPr>
          <w:t>m an</w:t>
        </w:r>
        <w:r w:rsidR="00C450B9">
          <w:rPr>
            <w:lang w:val="en-GB"/>
          </w:rPr>
          <w:t>d</w:t>
        </w:r>
        <w:r w:rsidR="00C450B9">
          <w:rPr>
            <w:lang w:val="en-GB"/>
          </w:rPr>
          <w:t xml:space="preserve"> then the extensions offere</w:t>
        </w:r>
        <w:r w:rsidR="00C450B9">
          <w:rPr>
            <w:lang w:val="en-GB"/>
          </w:rPr>
          <w:t>d</w:t>
        </w:r>
        <w:r w:rsidR="00C450B9">
          <w:rPr>
            <w:lang w:val="en-GB"/>
          </w:rPr>
          <w:t xml:space="preserve"> in merise 2.</w:t>
        </w:r>
      </w:ins>
    </w:p>
    <w:p w:rsidR="00C450B9" w:rsidRPr="00C450B9" w:rsidRDefault="00C450B9" w:rsidP="00C450B9">
      <w:pPr>
        <w:pStyle w:val="ListParagraph"/>
        <w:numPr>
          <w:ilvl w:val="0"/>
          <w:numId w:val="23"/>
        </w:numPr>
        <w:rPr>
          <w:ins w:id="607" w:author="Bryan Sime" w:date="2026-02-14T09:18:00Z" w16du:dateUtc="2026-02-14T08:18:00Z"/>
          <w:lang w:val="en-GB"/>
          <w:rPrChange w:id="608" w:author="Bryan Sime" w:date="2026-02-14T09:18:00Z" w16du:dateUtc="2026-02-14T08:18:00Z">
            <w:rPr>
              <w:ins w:id="609" w:author="Bryan Sime" w:date="2026-02-14T09:18:00Z" w16du:dateUtc="2026-02-14T08:18:00Z"/>
              <w:b/>
              <w:bCs/>
              <w:lang w:val="en-GB"/>
            </w:rPr>
          </w:rPrChange>
        </w:rPr>
      </w:pPr>
      <w:ins w:id="610" w:author="Bryan Sime" w:date="2026-02-14T09:17:00Z" w16du:dateUtc="2026-02-14T08:17:00Z">
        <w:r>
          <w:rPr>
            <w:b/>
            <w:bCs/>
            <w:lang w:val="en-GB"/>
          </w:rPr>
          <w:t>Bas</w:t>
        </w:r>
      </w:ins>
      <w:ins w:id="611" w:author="Bryan Sime" w:date="2026-02-14T09:18:00Z" w16du:dateUtc="2026-02-14T08:18:00Z">
        <w:r>
          <w:rPr>
            <w:b/>
            <w:bCs/>
            <w:lang w:val="en-GB"/>
          </w:rPr>
          <w:t>ic concepts</w:t>
        </w:r>
      </w:ins>
    </w:p>
    <w:p w:rsidR="00C450B9" w:rsidRPr="00C450B9" w:rsidRDefault="00C450B9" w:rsidP="00C450B9">
      <w:pPr>
        <w:pStyle w:val="ListParagraph"/>
        <w:numPr>
          <w:ilvl w:val="1"/>
          <w:numId w:val="23"/>
        </w:numPr>
        <w:rPr>
          <w:lang w:val="en-GB"/>
        </w:rPr>
        <w:pPrChange w:id="612" w:author="Bryan Sime" w:date="2026-02-14T09:18:00Z" w16du:dateUtc="2026-02-14T08:18:00Z">
          <w:pPr>
            <w:pStyle w:val="ListParagraph"/>
            <w:numPr>
              <w:numId w:val="10"/>
            </w:numPr>
            <w:ind w:hanging="360"/>
          </w:pPr>
        </w:pPrChange>
      </w:pPr>
      <w:ins w:id="613" w:author="Bryan Sime" w:date="2026-02-14T09:18:00Z" w16du:dateUtc="2026-02-14T08:18:00Z">
        <w:r>
          <w:rPr>
            <w:lang w:val="en-GB"/>
          </w:rPr>
          <w:t xml:space="preserve">Entities or objects: an entity </w:t>
        </w:r>
      </w:ins>
      <w:ins w:id="614" w:author="Bryan Sime" w:date="2026-02-14T09:19:00Z" w16du:dateUtc="2026-02-14T08:19:00Z">
        <w:r>
          <w:rPr>
            <w:lang w:val="en-GB"/>
          </w:rPr>
          <w:t>is a concrete or abstract element that can be recognize</w:t>
        </w:r>
        <w:r>
          <w:rPr>
            <w:lang w:val="en-GB"/>
          </w:rPr>
          <w:t>d</w:t>
        </w:r>
        <w:r>
          <w:rPr>
            <w:lang w:val="en-GB"/>
          </w:rPr>
          <w:t xml:space="preserve"> </w:t>
        </w:r>
        <w:r>
          <w:rPr>
            <w:lang w:val="en-GB"/>
          </w:rPr>
          <w:t>d</w:t>
        </w:r>
        <w:r>
          <w:rPr>
            <w:lang w:val="en-GB"/>
          </w:rPr>
          <w:t>istinctly (person, pro</w:t>
        </w:r>
        <w:r>
          <w:rPr>
            <w:lang w:val="en-GB"/>
          </w:rPr>
          <w:t>d</w:t>
        </w:r>
        <w:r>
          <w:rPr>
            <w:lang w:val="en-GB"/>
          </w:rPr>
          <w:t xml:space="preserve">uct, </w:t>
        </w:r>
      </w:ins>
      <w:ins w:id="615" w:author="Bryan Sime" w:date="2026-02-14T09:20:00Z" w16du:dateUtc="2026-02-14T08:20:00Z">
        <w:r>
          <w:rPr>
            <w:lang w:val="en-GB"/>
          </w:rPr>
          <w:t>country, service, invoice…)</w:t>
        </w:r>
      </w:ins>
      <w:ins w:id="616" w:author="Bryan Sime" w:date="2026-02-14T09:19:00Z" w16du:dateUtc="2026-02-14T08:19:00Z">
        <w:r>
          <w:rPr>
            <w:lang w:val="en-GB"/>
          </w:rPr>
          <w:t xml:space="preserve"> </w:t>
        </w:r>
      </w:ins>
    </w:p>
    <w:sectPr w:rsidR="00C450B9" w:rsidRPr="00C450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2DC9" w:rsidRDefault="00692DC9" w:rsidP="00F61173">
      <w:pPr>
        <w:spacing w:after="0" w:line="240" w:lineRule="auto"/>
      </w:pPr>
      <w:r>
        <w:separator/>
      </w:r>
    </w:p>
  </w:endnote>
  <w:endnote w:type="continuationSeparator" w:id="0">
    <w:p w:rsidR="00692DC9" w:rsidRDefault="00692DC9" w:rsidP="00F61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2DC9" w:rsidRDefault="00692DC9" w:rsidP="00F61173">
      <w:pPr>
        <w:spacing w:after="0" w:line="240" w:lineRule="auto"/>
      </w:pPr>
      <w:r>
        <w:separator/>
      </w:r>
    </w:p>
  </w:footnote>
  <w:footnote w:type="continuationSeparator" w:id="0">
    <w:p w:rsidR="00692DC9" w:rsidRDefault="00692DC9" w:rsidP="00F61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DF0"/>
    <w:multiLevelType w:val="hybridMultilevel"/>
    <w:tmpl w:val="30404FA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ADF4B2B"/>
    <w:multiLevelType w:val="hybridMultilevel"/>
    <w:tmpl w:val="DD9C409A"/>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13834928"/>
    <w:multiLevelType w:val="hybridMultilevel"/>
    <w:tmpl w:val="74CC564E"/>
    <w:lvl w:ilvl="0" w:tplc="2000000F">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171C3D0E"/>
    <w:multiLevelType w:val="hybridMultilevel"/>
    <w:tmpl w:val="01C65D7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1A736AFE"/>
    <w:multiLevelType w:val="hybridMultilevel"/>
    <w:tmpl w:val="A78E84F4"/>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23593A3F"/>
    <w:multiLevelType w:val="hybridMultilevel"/>
    <w:tmpl w:val="84624D2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247961A3"/>
    <w:multiLevelType w:val="hybridMultilevel"/>
    <w:tmpl w:val="C5B2D156"/>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27F404E0"/>
    <w:multiLevelType w:val="hybridMultilevel"/>
    <w:tmpl w:val="85E88B1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334804C1"/>
    <w:multiLevelType w:val="hybridMultilevel"/>
    <w:tmpl w:val="20A256FE"/>
    <w:lvl w:ilvl="0" w:tplc="10000001">
      <w:start w:val="1"/>
      <w:numFmt w:val="bullet"/>
      <w:lvlText w:val=""/>
      <w:lvlJc w:val="left"/>
      <w:pPr>
        <w:ind w:left="780" w:hanging="360"/>
      </w:pPr>
      <w:rPr>
        <w:rFonts w:ascii="Symbol" w:hAnsi="Symbol" w:hint="default"/>
      </w:rPr>
    </w:lvl>
    <w:lvl w:ilvl="1" w:tplc="10000003" w:tentative="1">
      <w:start w:val="1"/>
      <w:numFmt w:val="bullet"/>
      <w:lvlText w:val="o"/>
      <w:lvlJc w:val="left"/>
      <w:pPr>
        <w:ind w:left="1500" w:hanging="360"/>
      </w:pPr>
      <w:rPr>
        <w:rFonts w:ascii="Courier New" w:hAnsi="Courier New" w:cs="Courier New" w:hint="default"/>
      </w:rPr>
    </w:lvl>
    <w:lvl w:ilvl="2" w:tplc="10000005" w:tentative="1">
      <w:start w:val="1"/>
      <w:numFmt w:val="bullet"/>
      <w:lvlText w:val=""/>
      <w:lvlJc w:val="left"/>
      <w:pPr>
        <w:ind w:left="2220" w:hanging="360"/>
      </w:pPr>
      <w:rPr>
        <w:rFonts w:ascii="Wingdings" w:hAnsi="Wingdings" w:hint="default"/>
      </w:rPr>
    </w:lvl>
    <w:lvl w:ilvl="3" w:tplc="10000001" w:tentative="1">
      <w:start w:val="1"/>
      <w:numFmt w:val="bullet"/>
      <w:lvlText w:val=""/>
      <w:lvlJc w:val="left"/>
      <w:pPr>
        <w:ind w:left="2940" w:hanging="360"/>
      </w:pPr>
      <w:rPr>
        <w:rFonts w:ascii="Symbol" w:hAnsi="Symbol" w:hint="default"/>
      </w:rPr>
    </w:lvl>
    <w:lvl w:ilvl="4" w:tplc="10000003" w:tentative="1">
      <w:start w:val="1"/>
      <w:numFmt w:val="bullet"/>
      <w:lvlText w:val="o"/>
      <w:lvlJc w:val="left"/>
      <w:pPr>
        <w:ind w:left="3660" w:hanging="360"/>
      </w:pPr>
      <w:rPr>
        <w:rFonts w:ascii="Courier New" w:hAnsi="Courier New" w:cs="Courier New" w:hint="default"/>
      </w:rPr>
    </w:lvl>
    <w:lvl w:ilvl="5" w:tplc="10000005" w:tentative="1">
      <w:start w:val="1"/>
      <w:numFmt w:val="bullet"/>
      <w:lvlText w:val=""/>
      <w:lvlJc w:val="left"/>
      <w:pPr>
        <w:ind w:left="4380" w:hanging="360"/>
      </w:pPr>
      <w:rPr>
        <w:rFonts w:ascii="Wingdings" w:hAnsi="Wingdings" w:hint="default"/>
      </w:rPr>
    </w:lvl>
    <w:lvl w:ilvl="6" w:tplc="10000001" w:tentative="1">
      <w:start w:val="1"/>
      <w:numFmt w:val="bullet"/>
      <w:lvlText w:val=""/>
      <w:lvlJc w:val="left"/>
      <w:pPr>
        <w:ind w:left="5100" w:hanging="360"/>
      </w:pPr>
      <w:rPr>
        <w:rFonts w:ascii="Symbol" w:hAnsi="Symbol" w:hint="default"/>
      </w:rPr>
    </w:lvl>
    <w:lvl w:ilvl="7" w:tplc="10000003" w:tentative="1">
      <w:start w:val="1"/>
      <w:numFmt w:val="bullet"/>
      <w:lvlText w:val="o"/>
      <w:lvlJc w:val="left"/>
      <w:pPr>
        <w:ind w:left="5820" w:hanging="360"/>
      </w:pPr>
      <w:rPr>
        <w:rFonts w:ascii="Courier New" w:hAnsi="Courier New" w:cs="Courier New" w:hint="default"/>
      </w:rPr>
    </w:lvl>
    <w:lvl w:ilvl="8" w:tplc="10000005" w:tentative="1">
      <w:start w:val="1"/>
      <w:numFmt w:val="bullet"/>
      <w:lvlText w:val=""/>
      <w:lvlJc w:val="left"/>
      <w:pPr>
        <w:ind w:left="6540" w:hanging="360"/>
      </w:pPr>
      <w:rPr>
        <w:rFonts w:ascii="Wingdings" w:hAnsi="Wingdings" w:hint="default"/>
      </w:rPr>
    </w:lvl>
  </w:abstractNum>
  <w:abstractNum w:abstractNumId="9" w15:restartNumberingAfterBreak="0">
    <w:nsid w:val="39E668A8"/>
    <w:multiLevelType w:val="hybridMultilevel"/>
    <w:tmpl w:val="903260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40B40225"/>
    <w:multiLevelType w:val="hybridMultilevel"/>
    <w:tmpl w:val="D680946A"/>
    <w:lvl w:ilvl="0" w:tplc="10000001">
      <w:start w:val="1"/>
      <w:numFmt w:val="bullet"/>
      <w:lvlText w:val=""/>
      <w:lvlJc w:val="lef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416341AD"/>
    <w:multiLevelType w:val="hybridMultilevel"/>
    <w:tmpl w:val="DA44059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41911D92"/>
    <w:multiLevelType w:val="hybridMultilevel"/>
    <w:tmpl w:val="5A36409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43B36DC6"/>
    <w:multiLevelType w:val="hybridMultilevel"/>
    <w:tmpl w:val="4834892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47B53D14"/>
    <w:multiLevelType w:val="hybridMultilevel"/>
    <w:tmpl w:val="F3D28AD0"/>
    <w:lvl w:ilvl="0" w:tplc="20000017">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54213344"/>
    <w:multiLevelType w:val="hybridMultilevel"/>
    <w:tmpl w:val="DFD21C02"/>
    <w:lvl w:ilvl="0" w:tplc="2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60266C3A"/>
    <w:multiLevelType w:val="hybridMultilevel"/>
    <w:tmpl w:val="13B2026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7" w15:restartNumberingAfterBreak="0">
    <w:nsid w:val="68234680"/>
    <w:multiLevelType w:val="hybridMultilevel"/>
    <w:tmpl w:val="B3BE1A86"/>
    <w:lvl w:ilvl="0" w:tplc="1000000F">
      <w:start w:val="1"/>
      <w:numFmt w:val="decimal"/>
      <w:lvlText w:val="%1."/>
      <w:lvlJc w:val="left"/>
      <w:pPr>
        <w:ind w:left="720" w:hanging="360"/>
      </w:p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736F47D5"/>
    <w:multiLevelType w:val="hybridMultilevel"/>
    <w:tmpl w:val="E800E540"/>
    <w:lvl w:ilvl="0" w:tplc="20000019">
      <w:start w:val="1"/>
      <w:numFmt w:val="lowerLetter"/>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9" w15:restartNumberingAfterBreak="0">
    <w:nsid w:val="743E3B4F"/>
    <w:multiLevelType w:val="hybridMultilevel"/>
    <w:tmpl w:val="1A44250E"/>
    <w:lvl w:ilvl="0" w:tplc="2000001B">
      <w:start w:val="1"/>
      <w:numFmt w:val="lowerRoman"/>
      <w:lvlText w:val="%1."/>
      <w:lvlJc w:val="righ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7A5D1BF0"/>
    <w:multiLevelType w:val="hybridMultilevel"/>
    <w:tmpl w:val="D96826A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7E694C25"/>
    <w:multiLevelType w:val="hybridMultilevel"/>
    <w:tmpl w:val="E550F0D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EFA227B"/>
    <w:multiLevelType w:val="hybridMultilevel"/>
    <w:tmpl w:val="E0E40658"/>
    <w:lvl w:ilvl="0" w:tplc="10000019">
      <w:start w:val="1"/>
      <w:numFmt w:val="lowerLetter"/>
      <w:lvlText w:val="%1."/>
      <w:lvlJc w:val="left"/>
      <w:pPr>
        <w:ind w:left="720" w:hanging="360"/>
      </w:pPr>
      <w:rPr>
        <w:rFonts w:hint="default"/>
        <w:b w:val="0"/>
        <w:u w:val="none"/>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878317690">
    <w:abstractNumId w:val="12"/>
  </w:num>
  <w:num w:numId="2" w16cid:durableId="92630358">
    <w:abstractNumId w:val="10"/>
  </w:num>
  <w:num w:numId="3" w16cid:durableId="1802308608">
    <w:abstractNumId w:val="3"/>
  </w:num>
  <w:num w:numId="4" w16cid:durableId="558713012">
    <w:abstractNumId w:val="19"/>
  </w:num>
  <w:num w:numId="5" w16cid:durableId="1756584245">
    <w:abstractNumId w:val="2"/>
  </w:num>
  <w:num w:numId="6" w16cid:durableId="1929534062">
    <w:abstractNumId w:val="20"/>
  </w:num>
  <w:num w:numId="7" w16cid:durableId="1329795196">
    <w:abstractNumId w:val="6"/>
  </w:num>
  <w:num w:numId="8" w16cid:durableId="199976268">
    <w:abstractNumId w:val="17"/>
  </w:num>
  <w:num w:numId="9" w16cid:durableId="277564208">
    <w:abstractNumId w:val="11"/>
  </w:num>
  <w:num w:numId="10" w16cid:durableId="265431566">
    <w:abstractNumId w:val="0"/>
  </w:num>
  <w:num w:numId="11" w16cid:durableId="2109766282">
    <w:abstractNumId w:val="7"/>
  </w:num>
  <w:num w:numId="12" w16cid:durableId="387804007">
    <w:abstractNumId w:val="16"/>
  </w:num>
  <w:num w:numId="13" w16cid:durableId="102965005">
    <w:abstractNumId w:val="22"/>
  </w:num>
  <w:num w:numId="14" w16cid:durableId="1469784819">
    <w:abstractNumId w:val="21"/>
  </w:num>
  <w:num w:numId="15" w16cid:durableId="177085879">
    <w:abstractNumId w:val="9"/>
  </w:num>
  <w:num w:numId="16" w16cid:durableId="727845603">
    <w:abstractNumId w:val="14"/>
  </w:num>
  <w:num w:numId="17" w16cid:durableId="952128794">
    <w:abstractNumId w:val="1"/>
  </w:num>
  <w:num w:numId="18" w16cid:durableId="1941134158">
    <w:abstractNumId w:val="4"/>
  </w:num>
  <w:num w:numId="19" w16cid:durableId="1199782554">
    <w:abstractNumId w:val="18"/>
  </w:num>
  <w:num w:numId="20" w16cid:durableId="1026250233">
    <w:abstractNumId w:val="15"/>
  </w:num>
  <w:num w:numId="21" w16cid:durableId="216013029">
    <w:abstractNumId w:val="8"/>
  </w:num>
  <w:num w:numId="22" w16cid:durableId="349069139">
    <w:abstractNumId w:val="13"/>
  </w:num>
  <w:num w:numId="23" w16cid:durableId="93849174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yan Sime">
    <w15:presenceInfo w15:providerId="Windows Live" w15:userId="74f305c3a94bc3d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38"/>
    <w:rsid w:val="0007580E"/>
    <w:rsid w:val="000856D8"/>
    <w:rsid w:val="000A5819"/>
    <w:rsid w:val="000C3C94"/>
    <w:rsid w:val="001301BA"/>
    <w:rsid w:val="001600AD"/>
    <w:rsid w:val="001A70AD"/>
    <w:rsid w:val="001A7BDA"/>
    <w:rsid w:val="00282CA9"/>
    <w:rsid w:val="00351C15"/>
    <w:rsid w:val="003B6015"/>
    <w:rsid w:val="003C365B"/>
    <w:rsid w:val="003D38B4"/>
    <w:rsid w:val="003E4A7A"/>
    <w:rsid w:val="00411D44"/>
    <w:rsid w:val="0045033D"/>
    <w:rsid w:val="00451295"/>
    <w:rsid w:val="00486F16"/>
    <w:rsid w:val="004B44C7"/>
    <w:rsid w:val="004C33BD"/>
    <w:rsid w:val="0050199B"/>
    <w:rsid w:val="00554C83"/>
    <w:rsid w:val="005611DF"/>
    <w:rsid w:val="00593E59"/>
    <w:rsid w:val="005A5D91"/>
    <w:rsid w:val="005D4E80"/>
    <w:rsid w:val="005D509F"/>
    <w:rsid w:val="00611B95"/>
    <w:rsid w:val="0061323A"/>
    <w:rsid w:val="006402AB"/>
    <w:rsid w:val="00671CDA"/>
    <w:rsid w:val="00672740"/>
    <w:rsid w:val="00692DC9"/>
    <w:rsid w:val="006B09DE"/>
    <w:rsid w:val="006D2C52"/>
    <w:rsid w:val="006E6FEB"/>
    <w:rsid w:val="007423A3"/>
    <w:rsid w:val="007B0755"/>
    <w:rsid w:val="007C3648"/>
    <w:rsid w:val="0081692C"/>
    <w:rsid w:val="008917ED"/>
    <w:rsid w:val="008B1AF0"/>
    <w:rsid w:val="008C4F85"/>
    <w:rsid w:val="00916F08"/>
    <w:rsid w:val="00932738"/>
    <w:rsid w:val="009B4581"/>
    <w:rsid w:val="009D403E"/>
    <w:rsid w:val="00A25D87"/>
    <w:rsid w:val="00A26F05"/>
    <w:rsid w:val="00AC64C1"/>
    <w:rsid w:val="00AD2FED"/>
    <w:rsid w:val="00B07A06"/>
    <w:rsid w:val="00B07E17"/>
    <w:rsid w:val="00B27FAE"/>
    <w:rsid w:val="00B53EF0"/>
    <w:rsid w:val="00BA1B91"/>
    <w:rsid w:val="00BD3ED5"/>
    <w:rsid w:val="00C450B9"/>
    <w:rsid w:val="00C743E1"/>
    <w:rsid w:val="00C87D7D"/>
    <w:rsid w:val="00C918BD"/>
    <w:rsid w:val="00CD3254"/>
    <w:rsid w:val="00D62269"/>
    <w:rsid w:val="00DA004F"/>
    <w:rsid w:val="00E1250A"/>
    <w:rsid w:val="00E4143C"/>
    <w:rsid w:val="00E60516"/>
    <w:rsid w:val="00E82FF5"/>
    <w:rsid w:val="00ED09F9"/>
    <w:rsid w:val="00F61173"/>
    <w:rsid w:val="00F82BCF"/>
    <w:rsid w:val="00FA42B1"/>
    <w:rsid w:val="00FE621F"/>
    <w:rsid w:val="00FE76E6"/>
    <w:rsid w:val="00FF60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F7B8B"/>
  <w15:chartTrackingRefBased/>
  <w15:docId w15:val="{47CBFD72-69EF-4BA5-A24C-33676144F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32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32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32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2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2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32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32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32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2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2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38"/>
    <w:rPr>
      <w:rFonts w:eastAsiaTheme="majorEastAsia" w:cstheme="majorBidi"/>
      <w:color w:val="272727" w:themeColor="text1" w:themeTint="D8"/>
    </w:rPr>
  </w:style>
  <w:style w:type="paragraph" w:styleId="Title">
    <w:name w:val="Title"/>
    <w:basedOn w:val="Normal"/>
    <w:next w:val="Normal"/>
    <w:link w:val="TitleChar"/>
    <w:uiPriority w:val="10"/>
    <w:qFormat/>
    <w:rsid w:val="00932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38"/>
    <w:pPr>
      <w:spacing w:before="160"/>
      <w:jc w:val="center"/>
    </w:pPr>
    <w:rPr>
      <w:i/>
      <w:iCs/>
      <w:color w:val="404040" w:themeColor="text1" w:themeTint="BF"/>
    </w:rPr>
  </w:style>
  <w:style w:type="character" w:customStyle="1" w:styleId="QuoteChar">
    <w:name w:val="Quote Char"/>
    <w:basedOn w:val="DefaultParagraphFont"/>
    <w:link w:val="Quote"/>
    <w:uiPriority w:val="29"/>
    <w:rsid w:val="00932738"/>
    <w:rPr>
      <w:i/>
      <w:iCs/>
      <w:color w:val="404040" w:themeColor="text1" w:themeTint="BF"/>
    </w:rPr>
  </w:style>
  <w:style w:type="paragraph" w:styleId="ListParagraph">
    <w:name w:val="List Paragraph"/>
    <w:basedOn w:val="Normal"/>
    <w:uiPriority w:val="34"/>
    <w:qFormat/>
    <w:rsid w:val="00932738"/>
    <w:pPr>
      <w:ind w:left="720"/>
      <w:contextualSpacing/>
    </w:pPr>
  </w:style>
  <w:style w:type="character" w:styleId="IntenseEmphasis">
    <w:name w:val="Intense Emphasis"/>
    <w:basedOn w:val="DefaultParagraphFont"/>
    <w:uiPriority w:val="21"/>
    <w:qFormat/>
    <w:rsid w:val="00932738"/>
    <w:rPr>
      <w:i/>
      <w:iCs/>
      <w:color w:val="2F5496" w:themeColor="accent1" w:themeShade="BF"/>
    </w:rPr>
  </w:style>
  <w:style w:type="paragraph" w:styleId="IntenseQuote">
    <w:name w:val="Intense Quote"/>
    <w:basedOn w:val="Normal"/>
    <w:next w:val="Normal"/>
    <w:link w:val="IntenseQuoteChar"/>
    <w:uiPriority w:val="30"/>
    <w:qFormat/>
    <w:rsid w:val="00932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2738"/>
    <w:rPr>
      <w:i/>
      <w:iCs/>
      <w:color w:val="2F5496" w:themeColor="accent1" w:themeShade="BF"/>
    </w:rPr>
  </w:style>
  <w:style w:type="character" w:styleId="IntenseReference">
    <w:name w:val="Intense Reference"/>
    <w:basedOn w:val="DefaultParagraphFont"/>
    <w:uiPriority w:val="32"/>
    <w:qFormat/>
    <w:rsid w:val="00932738"/>
    <w:rPr>
      <w:b/>
      <w:bCs/>
      <w:smallCaps/>
      <w:color w:val="2F5496" w:themeColor="accent1" w:themeShade="BF"/>
      <w:spacing w:val="5"/>
    </w:rPr>
  </w:style>
  <w:style w:type="paragraph" w:styleId="Header">
    <w:name w:val="header"/>
    <w:basedOn w:val="Normal"/>
    <w:link w:val="HeaderChar"/>
    <w:uiPriority w:val="99"/>
    <w:unhideWhenUsed/>
    <w:rsid w:val="00F611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1173"/>
  </w:style>
  <w:style w:type="paragraph" w:styleId="Footer">
    <w:name w:val="footer"/>
    <w:basedOn w:val="Normal"/>
    <w:link w:val="FooterChar"/>
    <w:uiPriority w:val="99"/>
    <w:unhideWhenUsed/>
    <w:rsid w:val="00F611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1173"/>
  </w:style>
  <w:style w:type="paragraph" w:styleId="Revision">
    <w:name w:val="Revision"/>
    <w:hidden/>
    <w:uiPriority w:val="99"/>
    <w:semiHidden/>
    <w:rsid w:val="001A7BDA"/>
    <w:pPr>
      <w:spacing w:after="0" w:line="240" w:lineRule="auto"/>
    </w:pPr>
  </w:style>
  <w:style w:type="table" w:styleId="TableGrid">
    <w:name w:val="Table Grid"/>
    <w:basedOn w:val="TableNormal"/>
    <w:uiPriority w:val="39"/>
    <w:rsid w:val="001301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47C8AE-C400-491C-9F02-FDEFC1162285}">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8A74F2-6730-4CBB-A295-4F503E95E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626</TotalTime>
  <Pages>17</Pages>
  <Words>4799</Words>
  <Characters>27356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Sime</dc:creator>
  <cp:keywords/>
  <dc:description/>
  <cp:lastModifiedBy>Bryan Sime</cp:lastModifiedBy>
  <cp:revision>15</cp:revision>
  <dcterms:created xsi:type="dcterms:W3CDTF">2026-02-10T07:00:00Z</dcterms:created>
  <dcterms:modified xsi:type="dcterms:W3CDTF">2026-02-14T08:20:00Z</dcterms:modified>
</cp:coreProperties>
</file>